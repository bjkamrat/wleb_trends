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61A72" w14:textId="63CBA563" w:rsidR="00001EA6" w:rsidRDefault="00001EA6" w:rsidP="00001EA6">
      <w:pPr>
        <w:pStyle w:val="Title"/>
      </w:pPr>
      <w:del w:id="0" w:author="Yuan, Yongping" w:date="2023-09-26T14:19:00Z">
        <w:r w:rsidDel="00512084">
          <w:delText xml:space="preserve">Revisiting </w:delText>
        </w:r>
        <w:r w:rsidR="00290695" w:rsidDel="00512084">
          <w:delText xml:space="preserve">soluble </w:delText>
        </w:r>
      </w:del>
      <w:r w:rsidR="00290695">
        <w:t>phosphorus</w:t>
      </w:r>
      <w:r w:rsidR="00D4064D">
        <w:t xml:space="preserve"> </w:t>
      </w:r>
      <w:ins w:id="1" w:author="Yuan, Yongping" w:date="2023-09-26T14:19:00Z">
        <w:r w:rsidR="00512084">
          <w:t xml:space="preserve">concentration and load changes </w:t>
        </w:r>
      </w:ins>
      <w:del w:id="2" w:author="Yuan, Yongping" w:date="2023-09-26T14:19:00Z">
        <w:r w:rsidDel="00512084">
          <w:delText xml:space="preserve">trends </w:delText>
        </w:r>
      </w:del>
      <w:r>
        <w:t xml:space="preserve">in </w:t>
      </w:r>
      <w:r w:rsidR="00D4064D">
        <w:t>the Western Lake Erie Basin</w:t>
      </w:r>
      <w:r w:rsidR="00290695">
        <w:t xml:space="preserve"> under </w:t>
      </w:r>
      <w:del w:id="3" w:author="Yuan, Yongping" w:date="2023-09-26T14:20:00Z">
        <w:r w:rsidR="00290695" w:rsidDel="00512084">
          <w:delText>the influence of</w:delText>
        </w:r>
      </w:del>
      <w:proofErr w:type="spellStart"/>
      <w:ins w:id="4" w:author="Yuan, Yongping" w:date="2023-09-26T14:20:00Z">
        <w:r w:rsidR="00512084">
          <w:t>recent</w:t>
        </w:r>
      </w:ins>
      <w:del w:id="5" w:author="Yuan, Yongping" w:date="2023-09-26T14:20:00Z">
        <w:r w:rsidR="00290695" w:rsidDel="00512084">
          <w:delText xml:space="preserve"> new </w:delText>
        </w:r>
      </w:del>
      <w:r w:rsidR="00290695">
        <w:t>nutrient</w:t>
      </w:r>
      <w:proofErr w:type="spellEnd"/>
      <w:r w:rsidR="00290695">
        <w:t xml:space="preserve"> management </w:t>
      </w:r>
      <w:r w:rsidR="00060133">
        <w:t>regulations</w:t>
      </w:r>
    </w:p>
    <w:p w14:paraId="0A814263" w14:textId="77777777" w:rsidR="00001EA6" w:rsidRPr="00723765" w:rsidRDefault="00001EA6" w:rsidP="00001EA6"/>
    <w:p w14:paraId="1BDC8192" w14:textId="77777777" w:rsidR="00001EA6" w:rsidRPr="00C720DA" w:rsidRDefault="00001EA6" w:rsidP="00001EA6">
      <w:pPr>
        <w:spacing w:after="120" w:line="240" w:lineRule="auto"/>
        <w:jc w:val="center"/>
        <w:rPr>
          <w:rFonts w:cs="Times New Roman"/>
          <w:sz w:val="20"/>
          <w:szCs w:val="20"/>
          <w:vertAlign w:val="superscript"/>
        </w:rPr>
      </w:pPr>
      <w:bookmarkStart w:id="6" w:name="_Hlk127450502"/>
      <w:r w:rsidRPr="00C720DA">
        <w:rPr>
          <w:rFonts w:cs="Times New Roman"/>
          <w:sz w:val="20"/>
          <w:szCs w:val="20"/>
        </w:rPr>
        <w:t xml:space="preserve">Brock </w:t>
      </w:r>
      <w:proofErr w:type="spellStart"/>
      <w:r w:rsidRPr="00C720DA">
        <w:rPr>
          <w:rFonts w:cs="Times New Roman"/>
          <w:sz w:val="20"/>
          <w:szCs w:val="20"/>
        </w:rPr>
        <w:t>Kamrath</w:t>
      </w:r>
      <w:r w:rsidRPr="00C720DA">
        <w:rPr>
          <w:rFonts w:cs="Times New Roman"/>
          <w:sz w:val="20"/>
          <w:szCs w:val="20"/>
          <w:vertAlign w:val="superscript"/>
        </w:rPr>
        <w:t>a</w:t>
      </w:r>
      <w:proofErr w:type="spellEnd"/>
      <w:r w:rsidRPr="00C720DA">
        <w:rPr>
          <w:rFonts w:cs="Times New Roman"/>
          <w:sz w:val="20"/>
          <w:szCs w:val="20"/>
        </w:rPr>
        <w:t xml:space="preserve"> and Yongping </w:t>
      </w:r>
      <w:proofErr w:type="spellStart"/>
      <w:r w:rsidRPr="00C720DA">
        <w:rPr>
          <w:rFonts w:cs="Times New Roman"/>
          <w:sz w:val="20"/>
          <w:szCs w:val="20"/>
        </w:rPr>
        <w:t>Yuan</w:t>
      </w:r>
      <w:r w:rsidRPr="00C720DA">
        <w:rPr>
          <w:rFonts w:cs="Times New Roman"/>
          <w:sz w:val="20"/>
          <w:szCs w:val="20"/>
          <w:vertAlign w:val="superscript"/>
        </w:rPr>
        <w:t>b</w:t>
      </w:r>
      <w:proofErr w:type="spellEnd"/>
      <w:r w:rsidRPr="00C720DA">
        <w:rPr>
          <w:rFonts w:cs="Times New Roman"/>
          <w:sz w:val="20"/>
          <w:szCs w:val="20"/>
          <w:vertAlign w:val="superscript"/>
        </w:rPr>
        <w:t>, *</w:t>
      </w:r>
      <w:r w:rsidRPr="00C720DA">
        <w:rPr>
          <w:rFonts w:cs="Times New Roman"/>
          <w:sz w:val="20"/>
          <w:szCs w:val="20"/>
        </w:rPr>
        <w:t xml:space="preserve"> </w:t>
      </w:r>
    </w:p>
    <w:p w14:paraId="75637AF4" w14:textId="77777777" w:rsidR="00001EA6" w:rsidRPr="00C720DA" w:rsidRDefault="00001EA6" w:rsidP="00001EA6">
      <w:pPr>
        <w:spacing w:after="120" w:line="240" w:lineRule="auto"/>
        <w:jc w:val="center"/>
        <w:rPr>
          <w:rFonts w:cs="Times New Roman"/>
          <w:sz w:val="20"/>
          <w:szCs w:val="20"/>
          <w:vertAlign w:val="superscript"/>
        </w:rPr>
      </w:pPr>
    </w:p>
    <w:p w14:paraId="0470D655" w14:textId="77777777" w:rsidR="00001EA6" w:rsidRPr="00C720DA" w:rsidRDefault="00001EA6" w:rsidP="00001EA6">
      <w:pPr>
        <w:spacing w:after="120" w:line="240" w:lineRule="auto"/>
        <w:jc w:val="center"/>
        <w:rPr>
          <w:rFonts w:cs="Times New Roman"/>
          <w:sz w:val="20"/>
          <w:szCs w:val="20"/>
          <w:vertAlign w:val="superscript"/>
        </w:rPr>
      </w:pPr>
    </w:p>
    <w:p w14:paraId="77DB3FBC" w14:textId="77777777" w:rsidR="00001EA6" w:rsidRPr="00C720DA" w:rsidRDefault="00001EA6" w:rsidP="00001EA6">
      <w:pPr>
        <w:spacing w:after="120" w:line="240" w:lineRule="auto"/>
        <w:jc w:val="center"/>
        <w:rPr>
          <w:rFonts w:cs="Times New Roman"/>
          <w:sz w:val="20"/>
          <w:szCs w:val="20"/>
        </w:rPr>
      </w:pPr>
      <w:proofErr w:type="spellStart"/>
      <w:r w:rsidRPr="00C720DA">
        <w:rPr>
          <w:rFonts w:cs="Times New Roman"/>
          <w:sz w:val="20"/>
          <w:szCs w:val="20"/>
          <w:vertAlign w:val="superscript"/>
        </w:rPr>
        <w:t>a</w:t>
      </w:r>
      <w:r w:rsidRPr="00C720DA">
        <w:rPr>
          <w:rFonts w:cs="Times New Roman"/>
          <w:sz w:val="20"/>
          <w:szCs w:val="20"/>
        </w:rPr>
        <w:t>Oak</w:t>
      </w:r>
      <w:proofErr w:type="spellEnd"/>
      <w:r w:rsidRPr="00C720DA">
        <w:rPr>
          <w:rFonts w:cs="Times New Roman"/>
          <w:sz w:val="20"/>
          <w:szCs w:val="20"/>
        </w:rPr>
        <w:t xml:space="preserve"> Ridge Institute for Science and Education (ORISE) Postdoctoral Research Participant at US Environmental Protection Agency, Office of Research and Development, Research Triangle Park, NC</w:t>
      </w:r>
    </w:p>
    <w:p w14:paraId="31290CBA" w14:textId="77777777" w:rsidR="00001EA6" w:rsidRPr="00C720DA" w:rsidRDefault="00001EA6" w:rsidP="00001EA6">
      <w:pPr>
        <w:spacing w:after="120" w:line="240" w:lineRule="auto"/>
        <w:jc w:val="center"/>
        <w:rPr>
          <w:rFonts w:cs="Times New Roman"/>
          <w:sz w:val="20"/>
          <w:szCs w:val="20"/>
        </w:rPr>
      </w:pPr>
      <w:proofErr w:type="spellStart"/>
      <w:r w:rsidRPr="00C720DA">
        <w:rPr>
          <w:rFonts w:cs="Times New Roman"/>
          <w:sz w:val="20"/>
          <w:szCs w:val="20"/>
          <w:vertAlign w:val="superscript"/>
        </w:rPr>
        <w:t>b</w:t>
      </w:r>
      <w:r w:rsidRPr="00C720DA">
        <w:rPr>
          <w:rFonts w:cs="Times New Roman"/>
          <w:sz w:val="20"/>
          <w:szCs w:val="20"/>
        </w:rPr>
        <w:t>US</w:t>
      </w:r>
      <w:proofErr w:type="spellEnd"/>
      <w:r w:rsidRPr="00C720DA">
        <w:rPr>
          <w:rFonts w:cs="Times New Roman"/>
          <w:sz w:val="20"/>
          <w:szCs w:val="20"/>
        </w:rPr>
        <w:t xml:space="preserve"> Environmental Protection Agency, Office of Research and Development, Research Triangle Park, NC</w:t>
      </w:r>
    </w:p>
    <w:p w14:paraId="0EDA181C" w14:textId="77777777" w:rsidR="00001EA6" w:rsidRPr="00C720DA" w:rsidRDefault="00001EA6" w:rsidP="00001EA6">
      <w:pPr>
        <w:spacing w:after="120" w:line="240" w:lineRule="auto"/>
        <w:jc w:val="center"/>
        <w:rPr>
          <w:rFonts w:cs="Times New Roman"/>
          <w:sz w:val="20"/>
          <w:szCs w:val="20"/>
        </w:rPr>
      </w:pPr>
    </w:p>
    <w:p w14:paraId="5FDBAA29" w14:textId="77777777" w:rsidR="00001EA6" w:rsidRPr="00C720DA" w:rsidRDefault="00001EA6" w:rsidP="00001EA6">
      <w:pPr>
        <w:rPr>
          <w:rFonts w:cs="Times New Roman"/>
          <w:noProof/>
          <w:sz w:val="20"/>
          <w:szCs w:val="20"/>
        </w:rPr>
      </w:pPr>
      <w:r w:rsidRPr="00C720DA">
        <w:rPr>
          <w:rFonts w:cs="Times New Roman"/>
          <w:noProof/>
          <w:sz w:val="20"/>
          <w:szCs w:val="20"/>
          <w:vertAlign w:val="superscript"/>
        </w:rPr>
        <w:t>*</w:t>
      </w:r>
      <w:r w:rsidRPr="00C720DA">
        <w:rPr>
          <w:rFonts w:cs="Times New Roman"/>
          <w:noProof/>
          <w:sz w:val="20"/>
          <w:szCs w:val="20"/>
        </w:rPr>
        <w:t>Corresponding author: Yongping Yuan, yuan.yongping@epa.gov, 109 T.W. Alexander Dr. RTP, NC 27711</w:t>
      </w:r>
    </w:p>
    <w:bookmarkEnd w:id="6"/>
    <w:p w14:paraId="091BC562" w14:textId="77777777" w:rsidR="00001EA6" w:rsidRPr="00723765" w:rsidRDefault="00001EA6" w:rsidP="00001EA6"/>
    <w:p w14:paraId="096FF5F4" w14:textId="77777777" w:rsidR="00001EA6" w:rsidRDefault="00001EA6" w:rsidP="00BB60DF">
      <w:pPr>
        <w:pStyle w:val="Heading1"/>
        <w:numPr>
          <w:ilvl w:val="0"/>
          <w:numId w:val="0"/>
        </w:numPr>
        <w:ind w:left="432" w:hanging="432"/>
      </w:pPr>
      <w:r>
        <w:t>Abstract</w:t>
      </w:r>
    </w:p>
    <w:p w14:paraId="6B35B077" w14:textId="01EF3231" w:rsidR="006028A4" w:rsidRDefault="001C2248" w:rsidP="001C2248">
      <w:r>
        <w:t>Research Objective:</w:t>
      </w:r>
    </w:p>
    <w:p w14:paraId="59C91F7A" w14:textId="5975CD6E" w:rsidR="001C2248" w:rsidRDefault="001C2248" w:rsidP="001C2248">
      <w:pPr>
        <w:pStyle w:val="ListParagraph"/>
        <w:numPr>
          <w:ilvl w:val="0"/>
          <w:numId w:val="2"/>
        </w:numPr>
      </w:pPr>
      <w:r>
        <w:t>Have the recent regulations and TMDL reduce P losses in the Western Lake Erie Basin</w:t>
      </w:r>
    </w:p>
    <w:p w14:paraId="409407EA" w14:textId="39F275F2" w:rsidR="001C2248" w:rsidRDefault="001C2248" w:rsidP="001C2248">
      <w:pPr>
        <w:pStyle w:val="ListParagraph"/>
        <w:numPr>
          <w:ilvl w:val="0"/>
          <w:numId w:val="2"/>
        </w:numPr>
      </w:pPr>
      <w:r>
        <w:t>We analyzed Blanchard, Honey, Maumee, Sandusky, and Tiffin within the basin</w:t>
      </w:r>
      <w:r w:rsidR="006C5769">
        <w:t xml:space="preserve">, which </w:t>
      </w:r>
      <w:ins w:id="7" w:author="Yuan, Yongping" w:date="2023-09-26T08:03:00Z">
        <w:r w:rsidR="006C5769">
          <w:t xml:space="preserve">are  </w:t>
        </w:r>
      </w:ins>
      <w:del w:id="8" w:author="Yuan, Yongping" w:date="2023-09-26T08:03:00Z">
        <w:r w:rsidDel="006C5769">
          <w:delText xml:space="preserve">and </w:delText>
        </w:r>
      </w:del>
      <w:r>
        <w:t xml:space="preserve">subject to </w:t>
      </w:r>
      <w:r w:rsidR="00001EA6">
        <w:t>Ohio</w:t>
      </w:r>
      <w:r>
        <w:t xml:space="preserve"> </w:t>
      </w:r>
      <w:r w:rsidR="002E206E">
        <w:t>laws.</w:t>
      </w:r>
    </w:p>
    <w:p w14:paraId="5A65FC7F" w14:textId="39BE5D53" w:rsidR="001C2248" w:rsidRDefault="001C2248" w:rsidP="001C2248">
      <w:pPr>
        <w:pStyle w:val="ListParagraph"/>
        <w:numPr>
          <w:ilvl w:val="1"/>
          <w:numId w:val="2"/>
        </w:numPr>
      </w:pPr>
      <w:r>
        <w:t xml:space="preserve">As references we used </w:t>
      </w:r>
      <w:r w:rsidR="00102BE0">
        <w:t>R</w:t>
      </w:r>
      <w:r>
        <w:t>aisin (a watershed in the basin but located in Michigan</w:t>
      </w:r>
      <w:r w:rsidR="00AE17A6">
        <w:t>)</w:t>
      </w:r>
    </w:p>
    <w:p w14:paraId="5D6085AF" w14:textId="1B9DA0BD" w:rsidR="00D4064D" w:rsidRDefault="00D4064D" w:rsidP="00BB60DF">
      <w:pPr>
        <w:pStyle w:val="Heading1"/>
      </w:pPr>
      <w:r>
        <w:t>Introduction</w:t>
      </w:r>
    </w:p>
    <w:p w14:paraId="70651055" w14:textId="6C8E030C" w:rsidR="00C5674C" w:rsidRDefault="00954666" w:rsidP="00290695">
      <w:pPr>
        <w:ind w:firstLine="432"/>
      </w:pPr>
      <w:r>
        <w:t>I</w:t>
      </w:r>
      <w:r w:rsidR="00C5674C">
        <w:t>n</w:t>
      </w:r>
      <w:r w:rsidR="009F5F35">
        <w:t>creasing soluble reactive phosphorus (SRP) loads from major river tributaries</w:t>
      </w:r>
      <w:r>
        <w:t xml:space="preserve"> have been observed in the western Lake Erie basin since the mid-1990s</w:t>
      </w:r>
      <w:r w:rsidR="009F5F35">
        <w:t xml:space="preserve"> </w:t>
      </w:r>
      <w:r>
        <w:fldChar w:fldCharType="begin">
          <w:fldData xml:space="preserve">PEVuZE5vdGU+PENpdGU+PEF1dGhvcj5KYXJ2aWU8L0F1dGhvcj48WWVhcj4yMDE3PC9ZZWFyPjxS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</w:fldData>
        </w:fldChar>
      </w:r>
      <w:r>
        <w:instrText xml:space="preserve"> ADDIN EN.CITE </w:instrText>
      </w:r>
      <w:r>
        <w:fldChar w:fldCharType="begin">
          <w:fldData xml:space="preserve">PEVuZE5vdGU+PENpdGU+PEF1dGhvcj5KYXJ2aWU8L0F1dGhvcj48WWVhcj4yMDE3PC9ZZWFyPjxS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</w:fldData>
        </w:fldChar>
      </w:r>
      <w:r>
        <w:instrText xml:space="preserve"> ADDIN EN.CITE.DATA </w:instrText>
      </w:r>
      <w:r>
        <w:fldChar w:fldCharType="end"/>
      </w:r>
      <w:r>
        <w:fldChar w:fldCharType="separate"/>
      </w:r>
      <w:r>
        <w:rPr>
          <w:noProof/>
        </w:rPr>
        <w:t>(Jarvie et al., 2017; Michalak et al., 2013; Smith, King, &amp; Williams, 2015)</w:t>
      </w:r>
      <w:r>
        <w:fldChar w:fldCharType="end"/>
      </w:r>
      <w:r>
        <w:t xml:space="preserve">. </w:t>
      </w:r>
      <w:r w:rsidR="007B792E">
        <w:t xml:space="preserve">Using flow-normalized </w:t>
      </w:r>
      <w:r w:rsidR="00290695">
        <w:t>annual yields (in kg km</w:t>
      </w:r>
      <w:r w:rsidR="00290695">
        <w:rPr>
          <w:vertAlign w:val="superscript"/>
        </w:rPr>
        <w:t>2</w:t>
      </w:r>
      <w:r w:rsidR="00290695">
        <w:t>)</w:t>
      </w:r>
      <w:r w:rsidR="007B792E">
        <w:t xml:space="preserve">, </w:t>
      </w:r>
      <w:r w:rsidR="00290695">
        <w:fldChar w:fldCharType="begin"/>
      </w:r>
      <w:r w:rsidR="00290695">
        <w:instrText xml:space="preserve"> ADDIN EN.CITE &lt;EndNote&gt;&lt;Cite AuthorYear="1"&gt;&lt;Author&gt;Choquette&lt;/Author&gt;&lt;Year&gt;2019&lt;/Year&gt;&lt;RecNum&gt;16954&lt;/RecNum&gt;&lt;DisplayText&gt;Choquette, Hirsch, Murphy, Johnson, and Confesor (2019)&lt;/DisplayText&gt;&lt;record&gt;&lt;rec-number&gt;16954&lt;/rec-number&gt;&lt;foreign-keys&gt;&lt;key app="EN" db-id="vxf5p2xpuads9deaf5xvd2ri20s0at2spve5" timestamp="1685543002"&gt;16954&lt;/key&gt;&lt;/foreign-keys&gt;&lt;ref-type name="Journal Article"&gt;17&lt;/ref-type&gt;&lt;contributors&gt;&lt;authors&gt;&lt;author&gt;Choquette, A. F.&lt;/author&gt;&lt;author&gt;Hirsch, R. M.&lt;/author&gt;&lt;author&gt;Murphy, J. C.&lt;/author&gt;&lt;author&gt;Johnson, L. T.&lt;/author&gt;&lt;author&gt;Confesor, R. B.&lt;/author&gt;&lt;/authors&gt;&lt;/contributors&gt;&lt;titles&gt;&lt;title&gt;Tracking changes in nutrient delivery to western Lake Erie: Approaches to compensate for variability and trends in streamflow&lt;/title&gt;&lt;secondary-title&gt;Journal of Great Lakes Research&lt;/secondary-title&gt;&lt;/titles&gt;&lt;periodical&gt;&lt;full-title&gt;Journal of Great Lakes Research&lt;/full-title&gt;&lt;/periodical&gt;&lt;pages&gt;21-39&lt;/pages&gt;&lt;volume&gt;45&lt;/volume&gt;&lt;number&gt;1&lt;/number&gt;&lt;keywords&gt;&lt;keyword&gt;Nutrient&lt;/keyword&gt;&lt;keyword&gt;Trend&lt;/keyword&gt;&lt;keyword&gt;Lake Erie&lt;/keyword&gt;&lt;keyword&gt;Phosphorus&lt;/keyword&gt;&lt;keyword&gt;Nitrogen&lt;/keyword&gt;&lt;keyword&gt;Streamflow&lt;/keyword&gt;&lt;/keywords&gt;&lt;dates&gt;&lt;year&gt;2019&lt;/year&gt;&lt;pub-dates&gt;&lt;date&gt;2019/02/01/&lt;/date&gt;&lt;/pub-dates&gt;&lt;/dates&gt;&lt;isbn&gt;0380-1330&lt;/isbn&gt;&lt;urls&gt;&lt;related-urls&gt;&lt;url&gt;https://www.sciencedirect.com/science/article/pii/S0380133018302235&lt;/url&gt;&lt;/related-urls&gt;&lt;/urls&gt;&lt;electronic-resource-num&gt;https://doi.org/10.1016/j.jglr.2018.11.012&lt;/electronic-resource-num&gt;&lt;/record&gt;&lt;/Cite&gt;&lt;/EndNote&gt;</w:instrText>
      </w:r>
      <w:r w:rsidR="00290695">
        <w:fldChar w:fldCharType="separate"/>
      </w:r>
      <w:r w:rsidR="00290695">
        <w:rPr>
          <w:noProof/>
        </w:rPr>
        <w:t xml:space="preserve">Choquette, Hirsch, Murphy, Johnson, and Confesor </w:t>
      </w:r>
      <w:r w:rsidR="00290695" w:rsidRPr="00FD7DDC">
        <w:rPr>
          <w:noProof/>
        </w:rPr>
        <w:t>(2019)</w:t>
      </w:r>
      <w:r w:rsidR="00290695">
        <w:fldChar w:fldCharType="end"/>
      </w:r>
      <w:r w:rsidR="00290695">
        <w:t xml:space="preserve"> found increases in SRP ranging from </w:t>
      </w:r>
      <w:r w:rsidR="00290695">
        <w:lastRenderedPageBreak/>
        <w:t xml:space="preserve">109 to 322% in five rivers within the WLEB in the period from 1995 to 2015. </w:t>
      </w:r>
      <w:r w:rsidR="00C06BCB">
        <w:t>The increase in SRP export in the 21</w:t>
      </w:r>
      <w:r w:rsidR="00C06BCB" w:rsidRPr="00641E24">
        <w:rPr>
          <w:vertAlign w:val="superscript"/>
        </w:rPr>
        <w:t>st</w:t>
      </w:r>
      <w:r w:rsidR="00C06BCB">
        <w:t xml:space="preserve"> century has been driven by nonpoint sources and has been identified as the main cause of the re-eutrophication of the basin </w:t>
      </w:r>
      <w:r w:rsidR="00C06BCB">
        <w:fldChar w:fldCharType="begin">
          <w:fldData xml:space="preserve">PEVuZE5vdGU+PENpdGU+PEF1dGhvcj5NaWNoYWxhazwvQXV0aG9yPjxZZWFyPjIwMTM8L1llYXI+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</w:fldData>
        </w:fldChar>
      </w:r>
      <w:r w:rsidR="00C06BCB">
        <w:instrText xml:space="preserve"> ADDIN EN.CITE </w:instrText>
      </w:r>
      <w:r w:rsidR="00C06BCB">
        <w:fldChar w:fldCharType="begin">
          <w:fldData xml:space="preserve">PEVuZE5vdGU+PENpdGU+PEF1dGhvcj5NaWNoYWxhazwvQXV0aG9yPjxZZWFyPjIwMTM8L1llYXI+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</w:fldData>
        </w:fldChar>
      </w:r>
      <w:r w:rsidR="00C06BCB">
        <w:instrText xml:space="preserve"> ADDIN EN.CITE.DATA </w:instrText>
      </w:r>
      <w:r w:rsidR="00C06BCB">
        <w:fldChar w:fldCharType="end"/>
      </w:r>
      <w:r w:rsidR="00C06BCB">
        <w:fldChar w:fldCharType="separate"/>
      </w:r>
      <w:r w:rsidR="00C06BCB">
        <w:rPr>
          <w:noProof/>
        </w:rPr>
        <w:t>(Michalak et al., 2013; Scavia et al., 2014)</w:t>
      </w:r>
      <w:r w:rsidR="00C06BCB">
        <w:fldChar w:fldCharType="end"/>
      </w:r>
      <w:r w:rsidR="00C06BCB">
        <w:t>. This re-eutrophication has led to pervasive harmful and nuisance algal blooms (HNABs) in the</w:t>
      </w:r>
      <w:ins w:id="9" w:author="Yuan, Yongping" w:date="2023-09-26T08:06:00Z">
        <w:r w:rsidR="006C5769">
          <w:t xml:space="preserve"> Lake Erie</w:t>
        </w:r>
      </w:ins>
      <w:del w:id="10" w:author="Yuan, Yongping" w:date="2023-09-26T08:06:00Z">
        <w:r w:rsidR="00C06BCB" w:rsidDel="006C5769">
          <w:delText xml:space="preserve"> WLEB</w:delText>
        </w:r>
      </w:del>
      <w:r w:rsidR="00C06BCB">
        <w:t>, including</w:t>
      </w:r>
      <w:r w:rsidR="00F103F7">
        <w:t xml:space="preserve"> massive HNABs in the summer of 2011 and 2015, along with</w:t>
      </w:r>
      <w:r w:rsidR="00C06BCB">
        <w:t xml:space="preserve"> the HNAB in August of 2014 that lead to the 400,000 Ohio residents unable to drink or use their tap water due to the presence of the microcystin toxin </w:t>
      </w:r>
      <w:r w:rsidR="00C06BCB">
        <w:fldChar w:fldCharType="begin"/>
      </w:r>
      <w:r w:rsidR="00C06BCB">
        <w:instrText xml:space="preserve"> ADDIN EN.CITE &lt;EndNote&gt;&lt;Cite&gt;&lt;Author&gt;Smith&lt;/Author&gt;&lt;Year&gt;2015&lt;/Year&gt;&lt;RecNum&gt;16888&lt;/RecNum&gt;&lt;DisplayText&gt;(Smith et al., 2015)&lt;/DisplayText&gt;&lt;record&gt;&lt;rec-number&gt;16888&lt;/rec-number&gt;&lt;foreign-keys&gt;&lt;key app="EN" db-id="vxf5p2xpuads9deaf5xvd2ri20s0at2spve5" timestamp="1672849363"&gt;16888&lt;/key&gt;&lt;/foreign-keys&gt;&lt;ref-type name="Journal Article"&gt;17&lt;/ref-type&gt;&lt;contributors&gt;&lt;authors&gt;&lt;author&gt;Smith, Douglas R.&lt;/author&gt;&lt;author&gt;King, Kevin W.&lt;/author&gt;&lt;author&gt;Williams, Mark R.&lt;/author&gt;&lt;/authors&gt;&lt;/contributors&gt;&lt;titles&gt;&lt;title&gt;What is causing the harmful algal blooms in Lake Erie?&lt;/title&gt;&lt;secondary-title&gt;Journal of Soil and Water Conservation&lt;/secondary-title&gt;&lt;/titles&gt;&lt;periodical&gt;&lt;full-title&gt;Journal of Soil and Water Conservation&lt;/full-title&gt;&lt;/periodical&gt;&lt;pages&gt;27A-29A&lt;/pages&gt;&lt;volume&gt;70&lt;/volume&gt;&lt;number&gt;2&lt;/number&gt;&lt;dates&gt;&lt;year&gt;2015&lt;/year&gt;&lt;/dates&gt;&lt;urls&gt;&lt;related-urls&gt;&lt;url&gt;https://www.jswconline.org/content/jswc/70/2/27A.full.pdf&lt;/url&gt;&lt;/related-urls&gt;&lt;/urls&gt;&lt;electronic-resource-num&gt;10.2489/jswc.70.2.27A&lt;/electronic-resource-num&gt;&lt;/record&gt;&lt;/Cite&gt;&lt;/EndNote&gt;</w:instrText>
      </w:r>
      <w:r w:rsidR="00C06BCB">
        <w:fldChar w:fldCharType="separate"/>
      </w:r>
      <w:r w:rsidR="00C06BCB">
        <w:rPr>
          <w:noProof/>
        </w:rPr>
        <w:t>(Smith et al., 2015)</w:t>
      </w:r>
      <w:r w:rsidR="00C06BCB">
        <w:fldChar w:fldCharType="end"/>
      </w:r>
      <w:r w:rsidR="00C06BCB">
        <w:t xml:space="preserve">. </w:t>
      </w:r>
    </w:p>
    <w:p w14:paraId="294C0229" w14:textId="1A67FF0E" w:rsidR="00B249A0" w:rsidRDefault="00173DE2" w:rsidP="00290695">
      <w:pPr>
        <w:ind w:firstLine="432"/>
      </w:pPr>
      <w:r>
        <w:t xml:space="preserve">To </w:t>
      </w:r>
      <w:r w:rsidR="00C5674C">
        <w:t>restore and protect the water quality of</w:t>
      </w:r>
      <w:r w:rsidR="004B6DEC">
        <w:t xml:space="preserve"> Lake Erie, policymakers and scientists have recommended a reduction in phosphorus loading to the </w:t>
      </w:r>
      <w:del w:id="11" w:author="Yuan, Yongping" w:date="2023-09-26T08:07:00Z">
        <w:r w:rsidR="004B6DEC" w:rsidDel="006C5769">
          <w:delText>WLEB</w:delText>
        </w:r>
      </w:del>
      <w:ins w:id="12" w:author="Yuan, Yongping" w:date="2023-09-26T08:07:00Z">
        <w:r w:rsidR="006C5769">
          <w:t>Lake Erie</w:t>
        </w:r>
      </w:ins>
      <w:r w:rsidR="004B6DEC">
        <w:t>. In 2013, the Ohio Lake Erie Phosphorus Task Force recommended 37% and 41% reductions in the average spring loads (relative to a 2007-2012 baseline) of total phosphorus and SRP</w:t>
      </w:r>
      <w:r w:rsidR="00C5674C">
        <w:t>,</w:t>
      </w:r>
      <w:r w:rsidR="004B6DEC">
        <w:t xml:space="preserve"> respectively, to significantly reduce or eliminate HNABS</w:t>
      </w:r>
      <w:r w:rsidR="00B0389C">
        <w:t xml:space="preserve"> (</w:t>
      </w:r>
      <w:proofErr w:type="spellStart"/>
      <w:r w:rsidR="00B0389C" w:rsidRPr="00B0389C">
        <w:rPr>
          <w:highlight w:val="yellow"/>
        </w:rPr>
        <w:t>OhioTaskForce</w:t>
      </w:r>
      <w:proofErr w:type="spellEnd"/>
      <w:r w:rsidR="00B0389C" w:rsidRPr="00B0389C">
        <w:rPr>
          <w:highlight w:val="yellow"/>
        </w:rPr>
        <w:t>, 2013</w:t>
      </w:r>
      <w:r w:rsidR="00B0389C">
        <w:t>)</w:t>
      </w:r>
      <w:r w:rsidR="004B6DEC">
        <w:t xml:space="preserve">. </w:t>
      </w:r>
      <w:r w:rsidR="00B249A0">
        <w:t>In 2016, as part of the updated Great Lakes Water Quality Agreement, the United States and Canada adopted a target to</w:t>
      </w:r>
      <w:r w:rsidR="00B0389C">
        <w:t xml:space="preserve"> </w:t>
      </w:r>
      <w:r w:rsidR="00B249A0">
        <w:t xml:space="preserve">reduce </w:t>
      </w:r>
      <w:r w:rsidR="003A0EE8">
        <w:t xml:space="preserve">annual </w:t>
      </w:r>
      <w:r w:rsidR="00F103F7">
        <w:t>P</w:t>
      </w:r>
      <w:r w:rsidR="003A0EE8">
        <w:t xml:space="preserve"> loads</w:t>
      </w:r>
      <w:r w:rsidR="00F103F7">
        <w:t xml:space="preserve"> to Lake Erie</w:t>
      </w:r>
      <w:r w:rsidR="00B249A0">
        <w:t xml:space="preserve"> by 40%</w:t>
      </w:r>
      <w:r w:rsidR="00F103F7">
        <w:t xml:space="preserve"> relative to the 2008 baseline load to reduce the extent of algal blooms in the basin </w:t>
      </w:r>
      <w:r w:rsidR="00F103F7">
        <w:fldChar w:fldCharType="begin"/>
      </w:r>
      <w:r w:rsidR="00F103F7">
        <w:instrText xml:space="preserve"> ADDIN EN.CITE &lt;EndNote&gt;&lt;Cite&gt;&lt;Author&gt;USEPA&lt;/Author&gt;&lt;Year&gt;2016&lt;/Year&gt;&lt;RecNum&gt;16877&lt;/RecNum&gt;&lt;DisplayText&gt;(USEPA, 2016)&lt;/DisplayText&gt;&lt;record&gt;&lt;rec-number&gt;16877&lt;/rec-number&gt;&lt;foreign-keys&gt;&lt;key app="EN" db-id="vxf5p2xpuads9deaf5xvd2ri20s0at2spve5" timestamp="1672849363"&gt;16877&lt;/key&gt;&lt;/foreign-keys&gt;&lt;ref-type name="Press Release"&gt;63&lt;/ref-type&gt;&lt;contributors&gt;&lt;authors&gt;&lt;author&gt;USEPA,&lt;/author&gt;&lt;/authors&gt;&lt;/contributors&gt;&lt;titles&gt;&lt;title&gt;Governments of Canada and the United States Announce Phosphorus Reduction Targets of 40 percent to Improve Lake Erie Water Quality and Reduce Public Health Risk&lt;/title&gt;&lt;/titles&gt;&lt;dates&gt;&lt;year&gt;2016&lt;/year&gt;&lt;/dates&gt;&lt;pub-location&gt;Washington, D.C.&lt;/pub-location&gt;&lt;publisher&gt;USEPA&lt;/publisher&gt;&lt;urls&gt;&lt;related-urls&gt;&lt;url&gt;https://19january2017snapshot.epa.gov/newsreleases/governments-canada-and-united-states-announce-phosphorus-reduction-targets-40-percent_.html&lt;/url&gt;&lt;/related-urls&gt;&lt;/urls&gt;&lt;access-date&gt;30 Mar. 2022&lt;/access-date&gt;&lt;/record&gt;&lt;/Cite&gt;&lt;/EndNote&gt;</w:instrText>
      </w:r>
      <w:r w:rsidR="00F103F7">
        <w:fldChar w:fldCharType="separate"/>
      </w:r>
      <w:r w:rsidR="00F103F7">
        <w:rPr>
          <w:noProof/>
        </w:rPr>
        <w:t>(USEPA, 2016)</w:t>
      </w:r>
      <w:r w:rsidR="00F103F7">
        <w:fldChar w:fldCharType="end"/>
      </w:r>
      <w:r w:rsidR="00F103F7">
        <w:t>.</w:t>
      </w:r>
      <w:r w:rsidR="004B6DEC">
        <w:t xml:space="preserve"> </w:t>
      </w:r>
    </w:p>
    <w:p w14:paraId="24E43344" w14:textId="30F50980" w:rsidR="004234A8" w:rsidDel="005968C7" w:rsidRDefault="004234A8" w:rsidP="00305DBA">
      <w:pPr>
        <w:ind w:firstLine="432"/>
        <w:rPr>
          <w:del w:id="13" w:author="Yuan, Yongping" w:date="2023-09-26T08:14:00Z"/>
        </w:rPr>
      </w:pPr>
      <w:r>
        <w:t>States develop n</w:t>
      </w:r>
      <w:r w:rsidRPr="004234A8">
        <w:t xml:space="preserve">utrient reduction strategies </w:t>
      </w:r>
      <w:r>
        <w:t xml:space="preserve">that </w:t>
      </w:r>
      <w:r w:rsidRPr="004234A8">
        <w:t>focus on implementing best management practices (BMPs) or agricultural conservation practices (ACPs)</w:t>
      </w:r>
      <w:r>
        <w:t xml:space="preserve"> to reduce nutrient loss</w:t>
      </w:r>
      <w:ins w:id="14" w:author="Yuan, Yongping" w:date="2023-09-26T08:08:00Z">
        <w:r w:rsidR="006C5769">
          <w:t xml:space="preserve"> from agricultural fields</w:t>
        </w:r>
      </w:ins>
      <w:r>
        <w:t xml:space="preserve">. </w:t>
      </w:r>
      <w:r w:rsidR="00305DBA">
        <w:t xml:space="preserve">As part of the effort to improve water quality in the WLEB, the Ohio EPA updated the nonpoint source managment plan in 2014 (cite plan). </w:t>
      </w:r>
      <w:r>
        <w:t xml:space="preserve">Along with an updated nutrient management strategy, </w:t>
      </w:r>
      <w:r w:rsidR="00B249A0">
        <w:t>the Ohio General Assembly enacted Senate Bill 1 in 2015 to address nutrient pollution in the WLEB</w:t>
      </w:r>
      <w:r>
        <w:t xml:space="preserve"> </w:t>
      </w:r>
      <w:r w:rsidR="003B11E5">
        <w:t>(</w:t>
      </w:r>
      <w:r w:rsidR="003B11E5" w:rsidRPr="009E4B95">
        <w:t>Section 905.326: Application of fertilizer in western basin. https://codes.ohio.gov/ohio-revised-code/section-905.326</w:t>
      </w:r>
      <w:r w:rsidR="003B11E5">
        <w:t>).</w:t>
      </w:r>
      <w:r>
        <w:t xml:space="preserve"> </w:t>
      </w:r>
      <w:del w:id="15" w:author="Yuan, Yongping" w:date="2023-09-26T08:10:00Z">
        <w:r w:rsidR="00EF075A" w:rsidDel="005968C7">
          <w:delText>To this author’s knowledge, t</w:delText>
        </w:r>
      </w:del>
      <w:ins w:id="16" w:author="Yuan, Yongping" w:date="2023-09-26T08:10:00Z">
        <w:r w:rsidR="005968C7">
          <w:t>T</w:t>
        </w:r>
      </w:ins>
      <w:r w:rsidR="00EF075A">
        <w:t xml:space="preserve">his is the first nutrient management regulation in the midwestern USA, </w:t>
      </w:r>
      <w:del w:id="17" w:author="Yuan, Yongping" w:date="2023-09-26T08:11:00Z">
        <w:r w:rsidR="00EF075A" w:rsidDel="005968C7">
          <w:delText xml:space="preserve">which </w:delText>
        </w:r>
      </w:del>
      <w:ins w:id="18" w:author="Yuan, Yongping" w:date="2023-09-26T08:11:00Z">
        <w:r w:rsidR="005968C7">
          <w:t xml:space="preserve">thus </w:t>
        </w:r>
      </w:ins>
      <w:r w:rsidR="00EF075A">
        <w:t xml:space="preserve">prompts great </w:t>
      </w:r>
      <w:r w:rsidR="00EF075A">
        <w:lastRenderedPageBreak/>
        <w:t xml:space="preserve">interest in the effectiveness of such regulations. </w:t>
      </w:r>
      <w:r>
        <w:t>This legislation contained t</w:t>
      </w:r>
      <w:r w:rsidR="00305DBA">
        <w:t xml:space="preserve">wo </w:t>
      </w:r>
      <w:r>
        <w:t xml:space="preserve">core measures. First, no person can apply fertilizer or manure without a certification. Second, a person may not apply </w:t>
      </w:r>
      <w:r w:rsidR="00305DBA">
        <w:t xml:space="preserve">fertilizer or </w:t>
      </w:r>
      <w:r>
        <w:t xml:space="preserve">manure on snow-covered or frozen soil, saturated soil, or when the local weather forecast </w:t>
      </w:r>
      <w:r w:rsidR="00305DBA">
        <w:t xml:space="preserve">contains a greater than 50% chance of precipitation exceeding 0.5” in a 24-hour period. </w:t>
      </w:r>
      <w:r>
        <w:t>These regulations became effective on 3</w:t>
      </w:r>
      <w:r>
        <w:rPr>
          <w:vertAlign w:val="superscript"/>
        </w:rPr>
        <w:t xml:space="preserve"> </w:t>
      </w:r>
      <w:r>
        <w:t>July 2015.</w:t>
      </w:r>
      <w:ins w:id="19" w:author="Yuan, Yongping" w:date="2023-09-26T08:14:00Z">
        <w:r w:rsidR="005968C7">
          <w:t xml:space="preserve"> </w:t>
        </w:r>
      </w:ins>
    </w:p>
    <w:p w14:paraId="042E727A" w14:textId="005C7608" w:rsidR="006E2C1C" w:rsidRPr="006E2C1C" w:rsidRDefault="00305DBA" w:rsidP="00706694">
      <w:pPr>
        <w:ind w:firstLine="432"/>
      </w:pPr>
      <w:del w:id="20" w:author="Yuan, Yongping" w:date="2023-09-26T08:14:00Z">
        <w:r w:rsidDel="005968C7">
          <w:delText>H</w:delText>
        </w:r>
      </w:del>
      <w:ins w:id="21" w:author="Yuan, Yongping" w:date="2023-09-26T08:14:00Z">
        <w:r w:rsidR="005968C7">
          <w:t>h</w:t>
        </w:r>
      </w:ins>
      <w:r>
        <w:t xml:space="preserve">ere we aimed to </w:t>
      </w:r>
      <w:del w:id="22" w:author="Yuan, Yongping" w:date="2023-09-26T08:15:00Z">
        <w:r w:rsidDel="005968C7">
          <w:delText xml:space="preserve">determine </w:delText>
        </w:r>
      </w:del>
      <w:ins w:id="23" w:author="Yuan, Yongping" w:date="2023-09-26T08:15:00Z">
        <w:r w:rsidR="005968C7">
          <w:t xml:space="preserve">assess </w:t>
        </w:r>
      </w:ins>
      <w:r>
        <w:t xml:space="preserve">if </w:t>
      </w:r>
      <w:ins w:id="24" w:author="Yuan, Yongping" w:date="2023-09-26T08:15:00Z">
        <w:r w:rsidR="005968C7">
          <w:t xml:space="preserve">those measures </w:t>
        </w:r>
      </w:ins>
      <w:ins w:id="25" w:author="Yuan, Yongping" w:date="2023-09-26T08:16:00Z">
        <w:r w:rsidR="005968C7">
          <w:t xml:space="preserve">have </w:t>
        </w:r>
      </w:ins>
      <w:ins w:id="26" w:author="Yuan, Yongping" w:date="2023-09-26T08:15:00Z">
        <w:r w:rsidR="005968C7">
          <w:t xml:space="preserve">impacted </w:t>
        </w:r>
      </w:ins>
      <w:r>
        <w:t xml:space="preserve">P </w:t>
      </w:r>
      <w:del w:id="27" w:author="Yuan, Yongping" w:date="2023-09-26T08:14:00Z">
        <w:r w:rsidDel="005968C7">
          <w:delText xml:space="preserve">trends </w:delText>
        </w:r>
      </w:del>
      <w:ins w:id="28" w:author="Yuan, Yongping" w:date="2023-09-26T08:14:00Z">
        <w:r w:rsidR="005968C7">
          <w:t xml:space="preserve">loss </w:t>
        </w:r>
      </w:ins>
      <w:r w:rsidR="00060133">
        <w:t>in WLEB tributaries</w:t>
      </w:r>
      <w:del w:id="29" w:author="Yuan, Yongping" w:date="2023-09-26T08:16:00Z">
        <w:r w:rsidR="00060133" w:rsidDel="005968C7">
          <w:delText xml:space="preserve"> </w:delText>
        </w:r>
        <w:r w:rsidDel="005968C7">
          <w:delText>have changed in response to recent management activities</w:delText>
        </w:r>
      </w:del>
      <w:r>
        <w:t xml:space="preserve">. To quantify </w:t>
      </w:r>
      <w:r w:rsidR="00706694">
        <w:t>SR</w:t>
      </w:r>
      <w:r>
        <w:t>P</w:t>
      </w:r>
      <w:r w:rsidR="00706694">
        <w:t xml:space="preserve"> and total phosphorus (TP)</w:t>
      </w:r>
      <w:r>
        <w:t xml:space="preserve"> trends, we used the flow-normalized </w:t>
      </w:r>
      <w:r w:rsidR="00706694">
        <w:t>(FN) concentrations and fluxes derived from the w</w:t>
      </w:r>
      <w:r w:rsidR="00706694" w:rsidRPr="003C6EFE">
        <w:t>eighted regression on time, discharge, and season (WRTDS)</w:t>
      </w:r>
      <w:r w:rsidR="00706694">
        <w:t xml:space="preserve"> model </w:t>
      </w:r>
      <w:r w:rsidR="00706694">
        <w:fldChar w:fldCharType="begin">
          <w:fldData xml:space="preserve">PEVuZE5vdGU+PENpdGU+PEF1dGhvcj5DaG9xdWV0dGU8L0F1dGhvcj48WWVhcj4yMDE5PC9ZZWFy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</w:fldData>
        </w:fldChar>
      </w:r>
      <w:r w:rsidR="00706694">
        <w:instrText xml:space="preserve"> ADDIN EN.CITE </w:instrText>
      </w:r>
      <w:r w:rsidR="00706694">
        <w:fldChar w:fldCharType="begin">
          <w:fldData xml:space="preserve">PEVuZE5vdGU+PENpdGU+PEF1dGhvcj5DaG9xdWV0dGU8L0F1dGhvcj48WWVhcj4yMDE5PC9ZZWFy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</w:fldData>
        </w:fldChar>
      </w:r>
      <w:r w:rsidR="00706694">
        <w:instrText xml:space="preserve"> ADDIN EN.CITE.DATA </w:instrText>
      </w:r>
      <w:r w:rsidR="00706694">
        <w:fldChar w:fldCharType="end"/>
      </w:r>
      <w:r w:rsidR="00706694">
        <w:fldChar w:fldCharType="separate"/>
      </w:r>
      <w:r w:rsidR="00706694">
        <w:rPr>
          <w:noProof/>
        </w:rPr>
        <w:t>(Choquette et al., 2019; Hirsch</w:t>
      </w:r>
      <w:ins w:id="30" w:author="Yuan, Yongping" w:date="2023-09-26T13:57:00Z">
        <w:r w:rsidR="00FD7DDC">
          <w:rPr>
            <w:noProof/>
          </w:rPr>
          <w:t xml:space="preserve"> et al.</w:t>
        </w:r>
      </w:ins>
      <w:del w:id="31" w:author="Yuan, Yongping" w:date="2023-09-26T13:57:00Z">
        <w:r w:rsidR="00706694" w:rsidDel="00FD7DDC">
          <w:rPr>
            <w:noProof/>
          </w:rPr>
          <w:delText>, Moyer, &amp; Archfield</w:delText>
        </w:r>
      </w:del>
      <w:r w:rsidR="00706694">
        <w:rPr>
          <w:noProof/>
        </w:rPr>
        <w:t>, 2010)</w:t>
      </w:r>
      <w:r w:rsidR="00706694">
        <w:fldChar w:fldCharType="end"/>
      </w:r>
      <w:r w:rsidR="00706694">
        <w:t xml:space="preserve">. </w:t>
      </w:r>
      <w:r w:rsidR="00706694" w:rsidRPr="003C6EFE">
        <w:t xml:space="preserve">Flow normalization </w:t>
      </w:r>
      <w:r w:rsidR="00706694">
        <w:t>aims to remove variations in concentration and flux caused by random variation</w:t>
      </w:r>
      <w:r w:rsidR="00706694" w:rsidRPr="003C6EFE">
        <w:t xml:space="preserve"> in streamflow and has been found to provide the best available method for nutrient trend evaluation </w:t>
      </w:r>
      <w:r w:rsidR="00706694" w:rsidRPr="003C6EFE">
        <w:fldChar w:fldCharType="begin">
          <w:fldData xml:space="preserve">PEVuZE5vdGU+PENpdGU+PEF1dGhvcj5Sb3dsYW5kPC9BdXRob3I+PFllYXI+MjAyMTwvWWVhcj48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</w:fldData>
        </w:fldChar>
      </w:r>
      <w:r w:rsidR="00706694">
        <w:instrText xml:space="preserve"> ADDIN EN.CITE </w:instrText>
      </w:r>
      <w:r w:rsidR="00706694">
        <w:fldChar w:fldCharType="begin">
          <w:fldData xml:space="preserve">PEVuZE5vdGU+PENpdGU+PEF1dGhvcj5Sb3dsYW5kPC9BdXRob3I+PFllYXI+MjAyMTwvWWVhcj48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</w:fldData>
        </w:fldChar>
      </w:r>
      <w:r w:rsidR="00706694">
        <w:instrText xml:space="preserve"> ADDIN EN.CITE.DATA </w:instrText>
      </w:r>
      <w:r w:rsidR="00706694">
        <w:fldChar w:fldCharType="end"/>
      </w:r>
      <w:r w:rsidR="00706694" w:rsidRPr="003C6EFE">
        <w:fldChar w:fldCharType="separate"/>
      </w:r>
      <w:r w:rsidR="00706694">
        <w:rPr>
          <w:noProof/>
        </w:rPr>
        <w:t>(Rowland, Stow, Johnson, &amp; Hirsch, 2021; Sprague, Hirsch, &amp; Aulenbach, 2011)</w:t>
      </w:r>
      <w:r w:rsidR="00706694" w:rsidRPr="003C6EFE">
        <w:fldChar w:fldCharType="end"/>
      </w:r>
      <w:r w:rsidR="00706694" w:rsidRPr="003C6EFE">
        <w:t xml:space="preserve">. </w:t>
      </w:r>
      <w:r>
        <w:t>Overall, t</w:t>
      </w:r>
      <w:r w:rsidR="006E2C1C">
        <w:t>his study can be portioned into 3 distinct objectives: 1) assess the P trends across the basin since 200</w:t>
      </w:r>
      <w:r w:rsidR="00060133">
        <w:t>9</w:t>
      </w:r>
      <w:r w:rsidR="006E2C1C">
        <w:t>, 2) investigate recent trends for changes in response to nutrient management rules and regulations, 3) contextualize changes in P trends with respect to flow conditions and season</w:t>
      </w:r>
      <w:r w:rsidR="00290695">
        <w:t xml:space="preserve"> to elucidate potential causes for trends</w:t>
      </w:r>
      <w:r w:rsidR="006E2C1C">
        <w:t xml:space="preserve">. </w:t>
      </w:r>
    </w:p>
    <w:p w14:paraId="31AF2FD2" w14:textId="245EA158" w:rsidR="00B40330" w:rsidRDefault="00B40330" w:rsidP="00B40330">
      <w:pPr>
        <w:pStyle w:val="Heading1"/>
      </w:pPr>
      <w:r>
        <w:t>Methods and Materials</w:t>
      </w:r>
    </w:p>
    <w:p w14:paraId="71140892" w14:textId="13A9B3C0" w:rsidR="00B40330" w:rsidRDefault="00B40330" w:rsidP="00BB60DF">
      <w:pPr>
        <w:pStyle w:val="Heading2"/>
      </w:pPr>
      <w:r>
        <w:t>Site Selection</w:t>
      </w:r>
    </w:p>
    <w:p w14:paraId="603604A2" w14:textId="6E6A0055" w:rsidR="00001EA6" w:rsidRDefault="00020458" w:rsidP="00020458">
      <w:pPr>
        <w:ind w:firstLine="720"/>
      </w:pPr>
      <w:r>
        <w:t>To understand changing phosphorus trends in the basin, the</w:t>
      </w:r>
      <w:r w:rsidR="00E83322">
        <w:t xml:space="preserve"> </w:t>
      </w:r>
      <w:r w:rsidRPr="003C6EFE">
        <w:t>WRTDS</w:t>
      </w:r>
      <w:r>
        <w:t xml:space="preserve"> model was used to characterize SRP and TP trends in </w:t>
      </w:r>
      <w:r w:rsidR="00E83322">
        <w:t>6</w:t>
      </w:r>
      <w:r>
        <w:t xml:space="preserve"> watersheds</w:t>
      </w:r>
      <w:r w:rsidR="00E83322">
        <w:t xml:space="preserve"> within the WLEB</w:t>
      </w:r>
      <w:r>
        <w:t xml:space="preserve"> from 200</w:t>
      </w:r>
      <w:r w:rsidR="00060133">
        <w:t>9</w:t>
      </w:r>
      <w:r>
        <w:t xml:space="preserve"> to 202</w:t>
      </w:r>
      <w:r w:rsidR="00060133">
        <w:t>1</w:t>
      </w:r>
      <w:r>
        <w:t xml:space="preserve"> (Table 1).</w:t>
      </w:r>
      <w:r w:rsidR="006C27DE">
        <w:t xml:space="preserve"> </w:t>
      </w:r>
      <w:r w:rsidR="0071425D">
        <w:t>These sites were predominately chosen due to the availability of long-term data within the Nation</w:t>
      </w:r>
      <w:ins w:id="32" w:author="Yuan, Yongping" w:date="2023-09-26T08:26:00Z">
        <w:r w:rsidR="00837326">
          <w:t>al</w:t>
        </w:r>
      </w:ins>
      <w:r w:rsidR="0071425D">
        <w:t xml:space="preserve"> Center for Water Quality Research (NCWQR) at Heidelberg University database </w:t>
      </w:r>
      <w:r w:rsidR="0071425D">
        <w:lastRenderedPageBreak/>
        <w:fldChar w:fldCharType="begin"/>
      </w:r>
      <w:r w:rsidR="002A2836">
        <w:instrText xml:space="preserve"> ADDIN EN.CITE &lt;EndNote&gt;&lt;Cite&gt;&lt;Author&gt;NCWQR&lt;/Author&gt;&lt;Year&gt;2022&lt;/Year&gt;&lt;RecNum&gt;16924&lt;/RecNum&gt;&lt;DisplayText&gt;(NCWQR, 2022)&lt;/DisplayText&gt;&lt;record&gt;&lt;rec-number&gt;16924&lt;/rec-number&gt;&lt;foreign-keys&gt;&lt;key app="EN" db-id="vxf5p2xpuads9deaf5xvd2ri20s0at2spve5" timestamp="1672852138"&gt;16924&lt;/key&gt;&lt;/foreign-keys&gt;&lt;ref-type name="Dataset"&gt;59&lt;/ref-type&gt;&lt;contributors&gt;&lt;authors&gt;&lt;author&gt;NCWQR&lt;/author&gt;&lt;/authors&gt;&lt;/contributors&gt;&lt;titles&gt;&lt;title&gt;Heidelberg Tributary Loading Program (HTLP) Dataset&lt;/title&gt;&lt;/titles&gt;&lt;edition&gt;20220330&lt;/edition&gt;&lt;dates&gt;&lt;year&gt;2022&lt;/year&gt;&lt;/dates&gt;&lt;pub-location&gt;Zenodo&lt;/pub-location&gt;&lt;urls&gt;&lt;related-urls&gt;&lt;url&gt;https://doi.org/10.5281/zenodo.6606950&lt;/url&gt;&lt;/related-urls&gt;&lt;/urls&gt;&lt;electronic-resource-num&gt;10.5281/zenodo.6606950&lt;/electronic-resource-num&gt;&lt;/record&gt;&lt;/Cite&gt;&lt;/EndNote&gt;</w:instrText>
      </w:r>
      <w:r w:rsidR="0071425D">
        <w:fldChar w:fldCharType="separate"/>
      </w:r>
      <w:r w:rsidR="002A2836">
        <w:rPr>
          <w:noProof/>
        </w:rPr>
        <w:t>(NCWQR, 2022)</w:t>
      </w:r>
      <w:r w:rsidR="0071425D">
        <w:fldChar w:fldCharType="end"/>
      </w:r>
      <w:r w:rsidR="0071425D">
        <w:t xml:space="preserve">. Remaining stations were excluded based on an insufficient period of water quality data, high percentage of urban or the potential for high flashiness (i.e., </w:t>
      </w:r>
      <w:r w:rsidR="00E83322">
        <w:t xml:space="preserve">high </w:t>
      </w:r>
      <w:r w:rsidR="0071425D">
        <w:t xml:space="preserve">Richards-Baker Index), which would render them incompatible with the </w:t>
      </w:r>
      <w:r w:rsidR="00E83322">
        <w:t xml:space="preserve">WRTDS model </w:t>
      </w:r>
      <w:r w:rsidR="0071425D">
        <w:t xml:space="preserve">used herein. </w:t>
      </w:r>
      <w:r w:rsidR="00D4064D">
        <w:t xml:space="preserve">These watersheds ranged </w:t>
      </w:r>
      <w:r w:rsidR="00D4064D" w:rsidRPr="00E83322">
        <w:t>from</w:t>
      </w:r>
      <w:r w:rsidR="00E83322" w:rsidRPr="00E83322">
        <w:t xml:space="preserve"> 386 to 16388 km</w:t>
      </w:r>
      <w:r w:rsidR="00E83322" w:rsidRPr="00E83322">
        <w:rPr>
          <w:vertAlign w:val="superscript"/>
        </w:rPr>
        <w:t>2</w:t>
      </w:r>
      <w:r w:rsidR="00D4064D" w:rsidRPr="00E83322">
        <w:t xml:space="preserve"> and</w:t>
      </w:r>
      <w:r w:rsidR="00D4064D">
        <w:t xml:space="preserve"> were predominately agricultural</w:t>
      </w:r>
      <w:r w:rsidR="00E83322">
        <w:t xml:space="preserve"> (Table 1)</w:t>
      </w:r>
      <w:r w:rsidR="00D4064D">
        <w:t>. Due to the highly agricultural nature of the watersheds, n</w:t>
      </w:r>
      <w:r w:rsidR="00001EA6" w:rsidRPr="003C6EFE">
        <w:t>utrient application is likely the core contributor of P</w:t>
      </w:r>
      <w:r w:rsidR="00001EA6">
        <w:t xml:space="preserve"> </w:t>
      </w:r>
      <w:r w:rsidR="00001EA6">
        <w:fldChar w:fldCharType="begin">
          <w:fldData xml:space="preserve">PEVuZE5vdGU+PENpdGU+PEF1dGhvcj5LYXN0PC9BdXRob3I+PFllYXI+MjAyMTwvWWVhcj48UmVj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</w:fldData>
        </w:fldChar>
      </w:r>
      <w:r w:rsidR="00001EA6">
        <w:instrText xml:space="preserve"> ADDIN EN.CITE </w:instrText>
      </w:r>
      <w:r w:rsidR="00001EA6">
        <w:fldChar w:fldCharType="begin">
          <w:fldData xml:space="preserve">PEVuZE5vdGU+PENpdGU+PEF1dGhvcj5LYXN0PC9BdXRob3I+PFllYXI+MjAyMTwvWWVhcj48UmVj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</w:fldData>
        </w:fldChar>
      </w:r>
      <w:r w:rsidR="00001EA6">
        <w:instrText xml:space="preserve"> ADDIN EN.CITE.DATA </w:instrText>
      </w:r>
      <w:r w:rsidR="00001EA6">
        <w:fldChar w:fldCharType="end"/>
      </w:r>
      <w:r w:rsidR="00001EA6">
        <w:fldChar w:fldCharType="separate"/>
      </w:r>
      <w:r w:rsidR="00001EA6">
        <w:rPr>
          <w:noProof/>
        </w:rPr>
        <w:t>(Kast et al., 2021)</w:t>
      </w:r>
      <w:r w:rsidR="00001EA6">
        <w:fldChar w:fldCharType="end"/>
      </w:r>
      <w:r w:rsidR="00001EA6">
        <w:t>.</w:t>
      </w:r>
      <w:r w:rsidR="00001EA6" w:rsidRPr="003C6EFE">
        <w:t xml:space="preserve"> </w:t>
      </w:r>
    </w:p>
    <w:p w14:paraId="3168D65C" w14:textId="20BF7554" w:rsidR="00E83322" w:rsidRDefault="0071425D" w:rsidP="003B11E5">
      <w:pPr>
        <w:ind w:firstLine="720"/>
      </w:pPr>
      <w:r>
        <w:t xml:space="preserve">At each site, </w:t>
      </w:r>
      <w:r w:rsidR="002A2836">
        <w:t>we examined trends in soluble reactive phosphorus (</w:t>
      </w:r>
      <w:r w:rsidR="002A2836" w:rsidRPr="003C6EFE">
        <w:t>SRP</w:t>
      </w:r>
      <w:r w:rsidR="002A2836">
        <w:t>)</w:t>
      </w:r>
      <w:r w:rsidR="002A2836" w:rsidRPr="003C6EFE">
        <w:t xml:space="preserve"> and</w:t>
      </w:r>
      <w:r w:rsidR="002A2836">
        <w:t xml:space="preserve"> total phosphorus</w:t>
      </w:r>
      <w:r w:rsidR="002A2836" w:rsidRPr="003C6EFE">
        <w:t xml:space="preserve"> </w:t>
      </w:r>
      <w:r w:rsidR="002A2836">
        <w:t>(</w:t>
      </w:r>
      <w:r w:rsidR="002A2836" w:rsidRPr="003C6EFE">
        <w:t>TP</w:t>
      </w:r>
      <w:r w:rsidR="002A2836">
        <w:t>)</w:t>
      </w:r>
      <w:r w:rsidR="002A2836" w:rsidRPr="003C6EFE">
        <w:t xml:space="preserve"> </w:t>
      </w:r>
      <w:r w:rsidR="002A2836">
        <w:t>concentrations. T</w:t>
      </w:r>
      <w:r>
        <w:t xml:space="preserve">he </w:t>
      </w:r>
      <w:r w:rsidR="00001EA6" w:rsidRPr="003C6EFE">
        <w:t>NCWQR</w:t>
      </w:r>
      <w:r w:rsidR="002A2836">
        <w:t xml:space="preserve"> has monitored</w:t>
      </w:r>
      <w:r w:rsidR="00001EA6" w:rsidRPr="003C6EFE">
        <w:t xml:space="preserve"> nutrient concentrations </w:t>
      </w:r>
      <w:r w:rsidR="002A2836">
        <w:t xml:space="preserve">in northwest Ohio by </w:t>
      </w:r>
      <w:r w:rsidR="00001EA6" w:rsidRPr="003C6EFE">
        <w:t xml:space="preserve">collecting and analyzing water quality samples near the </w:t>
      </w:r>
      <w:del w:id="33" w:author="Yuan, Yongping" w:date="2023-09-26T14:00:00Z">
        <w:r w:rsidR="00001EA6" w:rsidDel="00FD7DDC">
          <w:delText xml:space="preserve">nearby </w:delText>
        </w:r>
      </w:del>
      <w:r w:rsidR="00001EA6" w:rsidRPr="003C6EFE">
        <w:t>USGS station</w:t>
      </w:r>
      <w:r w:rsidR="00001EA6">
        <w:t>s</w:t>
      </w:r>
      <w:r w:rsidR="002A2836">
        <w:t xml:space="preserve"> using procedures and analytical methods described in </w:t>
      </w:r>
      <w:r w:rsidR="002A2836">
        <w:fldChar w:fldCharType="begin"/>
      </w:r>
      <w:r w:rsidR="002A2836">
        <w:instrText xml:space="preserve"> ADDIN EN.CITE &lt;EndNote&gt;&lt;Cite&gt;&lt;Author&gt;Baker&lt;/Author&gt;&lt;Year&gt;2014&lt;/Year&gt;&lt;RecNum&gt;16872&lt;/RecNum&gt;&lt;DisplayText&gt;(Baker et al., 2014)&lt;/DisplayText&gt;&lt;record&gt;&lt;rec-number&gt;16872&lt;/rec-number&gt;&lt;foreign-keys&gt;&lt;key app="EN" db-id="vxf5p2xpuads9deaf5xvd2ri20s0at2spve5" timestamp="1671660393"&gt;16872&lt;/key&gt;&lt;/foreign-keys&gt;&lt;ref-type name="Journal Article"&gt;17&lt;/ref-type&gt;&lt;contributors&gt;&lt;authors&gt;&lt;author&gt;Baker, D. B.&lt;/author&gt;&lt;author&gt;Confesor, R.&lt;/author&gt;&lt;author&gt;Ewing, D. E.&lt;/author&gt;&lt;author&gt;Johnson, L. T.&lt;/author&gt;&lt;author&gt;Kramer, J. W.&lt;/author&gt;&lt;author&gt;Merryfield, B. J.&lt;/author&gt;&lt;/authors&gt;&lt;/contributors&gt;&lt;titles&gt;&lt;title&gt;Phosphorus loading to Lake Erie from the Maumee, Sandusky and Cuyahoga rivers: The importance of bioavailability&lt;/title&gt;&lt;secondary-title&gt;Journal of Great Lakes Research&lt;/secondary-title&gt;&lt;/titles&gt;&lt;periodical&gt;&lt;full-title&gt;Journal of Great Lakes Research&lt;/full-title&gt;&lt;/periodical&gt;&lt;pages&gt;502-517&lt;/pages&gt;&lt;volume&gt;40&lt;/volume&gt;&lt;number&gt;3&lt;/number&gt;&lt;keywords&gt;&lt;keyword&gt;Bioavailable phosphorus&lt;/keyword&gt;&lt;keyword&gt;Particulate phosphorus&lt;/keyword&gt;&lt;keyword&gt;Dissolved phosphorus&lt;/keyword&gt;&lt;keyword&gt;Lake Erie re-eutrophication&lt;/keyword&gt;&lt;keyword&gt;Nonpoint sources&lt;/keyword&gt;&lt;keyword&gt;Point sources&lt;/keyword&gt;&lt;/keywords&gt;&lt;dates&gt;&lt;year&gt;2014&lt;/year&gt;&lt;pub-dates&gt;&lt;date&gt;2014/09/01/&lt;/date&gt;&lt;/pub-dates&gt;&lt;/dates&gt;&lt;isbn&gt;0380-1330&lt;/isbn&gt;&lt;urls&gt;&lt;related-urls&gt;&lt;url&gt;https://www.sciencedirect.com/science/article/pii/S0380133014001178&lt;/url&gt;&lt;/related-urls&gt;&lt;/urls&gt;&lt;electronic-resource-num&gt;https://doi.org/10.1016/j.jglr.2014.05.001&lt;/electronic-resource-num&gt;&lt;/record&gt;&lt;/Cite&gt;&lt;/EndNote&gt;</w:instrText>
      </w:r>
      <w:r w:rsidR="002A2836">
        <w:fldChar w:fldCharType="separate"/>
      </w:r>
      <w:r w:rsidR="002A2836">
        <w:rPr>
          <w:noProof/>
        </w:rPr>
        <w:t>(Baker et al., 2014)</w:t>
      </w:r>
      <w:r w:rsidR="002A2836">
        <w:fldChar w:fldCharType="end"/>
      </w:r>
      <w:r w:rsidR="002A2836">
        <w:t xml:space="preserve">. Over the periods of interest, anywhere from 300-500 samples were collected per year per site. Prior to analysis, </w:t>
      </w:r>
      <w:r w:rsidR="002A2836" w:rsidRPr="002A2836">
        <w:t>we first</w:t>
      </w:r>
      <w:r w:rsidR="002A2836">
        <w:t xml:space="preserve"> aggregated sample concentrations into daily values by </w:t>
      </w:r>
      <w:r w:rsidR="00DF2E13">
        <w:t>calculating</w:t>
      </w:r>
      <w:r w:rsidR="002A2836">
        <w:t xml:space="preserve"> the </w:t>
      </w:r>
      <w:r w:rsidR="00DF2E13">
        <w:t>daily flow-weighted mean</w:t>
      </w:r>
      <w:r w:rsidR="002A2836">
        <w:t xml:space="preserve"> SRP and TP</w:t>
      </w:r>
      <w:r w:rsidR="002A2836" w:rsidRPr="002A2836">
        <w:t xml:space="preserve"> concentration </w:t>
      </w:r>
      <w:r w:rsidR="00DF2E13">
        <w:t xml:space="preserve">on days </w:t>
      </w:r>
      <w:r w:rsidR="002A2836" w:rsidRPr="002A2836">
        <w:t>when multiple measurements were available</w:t>
      </w:r>
      <w:r w:rsidR="00DF2E13">
        <w:t>. S</w:t>
      </w:r>
      <w:r w:rsidR="00DF2E13" w:rsidRPr="003C6EFE">
        <w:t xml:space="preserve">treamflow data </w:t>
      </w:r>
      <w:r w:rsidR="00DF2E13">
        <w:t xml:space="preserve">from nearby </w:t>
      </w:r>
      <w:r w:rsidR="00DF2E13" w:rsidRPr="003C6EFE">
        <w:t>were U.S. Geological Survey (USGS) gauging station</w:t>
      </w:r>
      <w:r w:rsidR="00DF2E13">
        <w:t>s were</w:t>
      </w:r>
      <w:r w:rsidR="00DF2E13" w:rsidRPr="003C6EFE">
        <w:t xml:space="preserve"> downloaded from the USGS data portal using the R package </w:t>
      </w:r>
      <w:proofErr w:type="spellStart"/>
      <w:r w:rsidR="00DF2E13" w:rsidRPr="003C6EFE">
        <w:rPr>
          <w:i/>
          <w:iCs/>
        </w:rPr>
        <w:t>dataRetrieval</w:t>
      </w:r>
      <w:proofErr w:type="spellEnd"/>
      <w:r w:rsidR="00DF2E13">
        <w:t xml:space="preserve">. All data were retrieved and </w:t>
      </w:r>
      <w:r w:rsidR="00C32B3F">
        <w:t>analyzed</w:t>
      </w:r>
      <w:r w:rsidR="00DF2E13">
        <w:t xml:space="preserve"> by water year (WY), which is defined as the 12-month period from October 1 through September 30 and associated with the calendar year in which the WY ends. </w:t>
      </w:r>
    </w:p>
    <w:p w14:paraId="58B0FF13" w14:textId="1887C148" w:rsidR="00B40330" w:rsidRDefault="00B40330" w:rsidP="00FC32AF">
      <w:pPr>
        <w:pStyle w:val="Caption"/>
      </w:pPr>
      <w:r>
        <w:t xml:space="preserve">Table </w:t>
      </w:r>
      <w:r w:rsidR="00D4064D">
        <w:t>1</w:t>
      </w:r>
      <w:r>
        <w:t>:</w:t>
      </w:r>
      <w:r w:rsidR="00FC32AF">
        <w:t xml:space="preserve"> Site descriptions</w:t>
      </w:r>
    </w:p>
    <w:tbl>
      <w:tblPr>
        <w:tblStyle w:val="TableGrid"/>
        <w:tblW w:w="0" w:type="auto"/>
        <w:tblLook w:val="04A0" w:firstRow="1" w:lastRow="0" w:firstColumn="1" w:lastColumn="0" w:noHBand="0" w:noVBand="1"/>
      </w:tblPr>
      <w:tblGrid>
        <w:gridCol w:w="1350"/>
        <w:gridCol w:w="896"/>
        <w:gridCol w:w="1204"/>
        <w:gridCol w:w="886"/>
        <w:gridCol w:w="778"/>
        <w:gridCol w:w="1271"/>
        <w:gridCol w:w="900"/>
        <w:gridCol w:w="1207"/>
      </w:tblGrid>
      <w:tr w:rsidR="00E83322" w:rsidRPr="00E83322" w14:paraId="5960F1F8" w14:textId="77777777" w:rsidTr="00E83322">
        <w:trPr>
          <w:trHeight w:val="323"/>
        </w:trPr>
        <w:tc>
          <w:tcPr>
            <w:tcW w:w="1350" w:type="dxa"/>
            <w:vMerge w:val="restart"/>
            <w:vAlign w:val="center"/>
          </w:tcPr>
          <w:p w14:paraId="62ED89E7" w14:textId="6BB8AF48" w:rsidR="00E83322" w:rsidRPr="00E83322" w:rsidRDefault="00E83322" w:rsidP="00E83322">
            <w:pPr>
              <w:spacing w:line="240" w:lineRule="auto"/>
              <w:jc w:val="center"/>
              <w:rPr>
                <w:rFonts w:cs="Times New Roman"/>
                <w:sz w:val="22"/>
              </w:rPr>
            </w:pPr>
            <w:r w:rsidRPr="00E83322">
              <w:rPr>
                <w:rFonts w:cs="Times New Roman"/>
                <w:sz w:val="22"/>
              </w:rPr>
              <w:t>Watershed</w:t>
            </w:r>
          </w:p>
        </w:tc>
        <w:tc>
          <w:tcPr>
            <w:tcW w:w="896" w:type="dxa"/>
            <w:vMerge w:val="restart"/>
            <w:vAlign w:val="center"/>
          </w:tcPr>
          <w:p w14:paraId="4DD05615" w14:textId="4F8D3446" w:rsidR="00E83322" w:rsidRPr="00E83322" w:rsidRDefault="00E83322" w:rsidP="00E83322">
            <w:pPr>
              <w:spacing w:line="240" w:lineRule="auto"/>
              <w:jc w:val="center"/>
              <w:rPr>
                <w:rFonts w:cs="Times New Roman"/>
                <w:sz w:val="22"/>
              </w:rPr>
            </w:pPr>
            <w:r w:rsidRPr="00E83322">
              <w:rPr>
                <w:rFonts w:cs="Times New Roman"/>
                <w:sz w:val="22"/>
              </w:rPr>
              <w:t>Area (km</w:t>
            </w:r>
            <w:r w:rsidRPr="00E83322">
              <w:rPr>
                <w:rFonts w:cs="Times New Roman"/>
                <w:sz w:val="22"/>
                <w:vertAlign w:val="superscript"/>
              </w:rPr>
              <w:t>2</w:t>
            </w:r>
            <w:r w:rsidRPr="00E83322">
              <w:rPr>
                <w:rFonts w:cs="Times New Roman"/>
                <w:sz w:val="22"/>
              </w:rPr>
              <w:t>)</w:t>
            </w:r>
          </w:p>
        </w:tc>
        <w:tc>
          <w:tcPr>
            <w:tcW w:w="1204" w:type="dxa"/>
            <w:vMerge w:val="restart"/>
            <w:vAlign w:val="center"/>
          </w:tcPr>
          <w:p w14:paraId="611B2C77" w14:textId="2DAC2FD7" w:rsidR="00E83322" w:rsidRPr="00E83322" w:rsidRDefault="00E83322" w:rsidP="00E83322">
            <w:pPr>
              <w:spacing w:line="240" w:lineRule="auto"/>
              <w:jc w:val="center"/>
              <w:rPr>
                <w:rFonts w:cs="Times New Roman"/>
                <w:sz w:val="22"/>
              </w:rPr>
            </w:pPr>
            <w:r w:rsidRPr="00E83322">
              <w:rPr>
                <w:rFonts w:cs="Times New Roman"/>
                <w:sz w:val="22"/>
              </w:rPr>
              <w:t>USGS Station ID</w:t>
            </w:r>
          </w:p>
        </w:tc>
        <w:tc>
          <w:tcPr>
            <w:tcW w:w="1664" w:type="dxa"/>
            <w:gridSpan w:val="2"/>
            <w:vAlign w:val="center"/>
          </w:tcPr>
          <w:p w14:paraId="62E54A3D" w14:textId="2D697BFF" w:rsidR="00E83322" w:rsidRPr="00E83322" w:rsidRDefault="00E83322" w:rsidP="00E83322">
            <w:pPr>
              <w:spacing w:line="240" w:lineRule="auto"/>
              <w:jc w:val="center"/>
              <w:rPr>
                <w:rFonts w:cs="Times New Roman"/>
                <w:sz w:val="22"/>
              </w:rPr>
            </w:pPr>
            <w:r w:rsidRPr="00E83322">
              <w:rPr>
                <w:rFonts w:cs="Times New Roman"/>
                <w:sz w:val="22"/>
              </w:rPr>
              <w:t>Data selected</w:t>
            </w:r>
          </w:p>
        </w:tc>
        <w:tc>
          <w:tcPr>
            <w:tcW w:w="1271" w:type="dxa"/>
            <w:vMerge w:val="restart"/>
            <w:vAlign w:val="center"/>
          </w:tcPr>
          <w:p w14:paraId="115DDFED" w14:textId="5C6997AD" w:rsidR="00E83322" w:rsidRPr="00E83322" w:rsidRDefault="00E83322" w:rsidP="00E83322">
            <w:pPr>
              <w:spacing w:line="240" w:lineRule="auto"/>
              <w:jc w:val="center"/>
              <w:rPr>
                <w:rFonts w:cs="Times New Roman"/>
                <w:sz w:val="22"/>
              </w:rPr>
            </w:pPr>
            <w:r w:rsidRPr="00E83322">
              <w:rPr>
                <w:rFonts w:cs="Times New Roman"/>
                <w:sz w:val="22"/>
              </w:rPr>
              <w:t>Agriculture (%)</w:t>
            </w:r>
          </w:p>
        </w:tc>
        <w:tc>
          <w:tcPr>
            <w:tcW w:w="900" w:type="dxa"/>
            <w:vMerge w:val="restart"/>
            <w:vAlign w:val="center"/>
          </w:tcPr>
          <w:p w14:paraId="78A302FB" w14:textId="3B20312C" w:rsidR="00E83322" w:rsidRPr="00E83322" w:rsidRDefault="00E83322" w:rsidP="00E83322">
            <w:pPr>
              <w:spacing w:line="240" w:lineRule="auto"/>
              <w:jc w:val="center"/>
              <w:rPr>
                <w:rFonts w:cs="Times New Roman"/>
                <w:sz w:val="22"/>
              </w:rPr>
            </w:pPr>
            <w:r w:rsidRPr="00E83322">
              <w:rPr>
                <w:rFonts w:cs="Times New Roman"/>
                <w:sz w:val="22"/>
              </w:rPr>
              <w:t>Urban (%)</w:t>
            </w:r>
          </w:p>
        </w:tc>
        <w:tc>
          <w:tcPr>
            <w:tcW w:w="1207" w:type="dxa"/>
            <w:vMerge w:val="restart"/>
            <w:vAlign w:val="center"/>
          </w:tcPr>
          <w:p w14:paraId="20B64B66" w14:textId="5C97E929" w:rsidR="00E83322" w:rsidRPr="00E83322" w:rsidRDefault="00E83322" w:rsidP="00E83322">
            <w:pPr>
              <w:spacing w:line="240" w:lineRule="auto"/>
              <w:jc w:val="center"/>
              <w:rPr>
                <w:rFonts w:cs="Times New Roman"/>
                <w:sz w:val="22"/>
              </w:rPr>
            </w:pPr>
            <w:r w:rsidRPr="00E83322">
              <w:rPr>
                <w:rFonts w:cs="Times New Roman"/>
                <w:sz w:val="22"/>
              </w:rPr>
              <w:t>Subject to NM rules</w:t>
            </w:r>
          </w:p>
        </w:tc>
      </w:tr>
      <w:tr w:rsidR="00E83322" w:rsidRPr="00E83322" w14:paraId="37514064" w14:textId="77777777" w:rsidTr="00E83322">
        <w:trPr>
          <w:trHeight w:val="171"/>
        </w:trPr>
        <w:tc>
          <w:tcPr>
            <w:tcW w:w="1350" w:type="dxa"/>
            <w:vMerge/>
            <w:vAlign w:val="center"/>
          </w:tcPr>
          <w:p w14:paraId="772F91FB" w14:textId="77777777" w:rsidR="00E83322" w:rsidRPr="00E83322" w:rsidRDefault="00E83322" w:rsidP="00E83322">
            <w:pPr>
              <w:spacing w:line="240" w:lineRule="auto"/>
              <w:jc w:val="center"/>
              <w:rPr>
                <w:rFonts w:cs="Times New Roman"/>
                <w:sz w:val="22"/>
              </w:rPr>
            </w:pPr>
          </w:p>
        </w:tc>
        <w:tc>
          <w:tcPr>
            <w:tcW w:w="896" w:type="dxa"/>
            <w:vMerge/>
            <w:vAlign w:val="center"/>
          </w:tcPr>
          <w:p w14:paraId="770030AF" w14:textId="68F76C2B" w:rsidR="00E83322" w:rsidRPr="00E83322" w:rsidRDefault="00E83322" w:rsidP="00E83322">
            <w:pPr>
              <w:spacing w:line="240" w:lineRule="auto"/>
              <w:jc w:val="center"/>
              <w:rPr>
                <w:rFonts w:cs="Times New Roman"/>
                <w:sz w:val="22"/>
              </w:rPr>
            </w:pPr>
          </w:p>
        </w:tc>
        <w:tc>
          <w:tcPr>
            <w:tcW w:w="1204" w:type="dxa"/>
            <w:vMerge/>
            <w:vAlign w:val="center"/>
          </w:tcPr>
          <w:p w14:paraId="24A1C77B" w14:textId="77777777" w:rsidR="00E83322" w:rsidRPr="00E83322" w:rsidRDefault="00E83322" w:rsidP="00E83322">
            <w:pPr>
              <w:spacing w:line="240" w:lineRule="auto"/>
              <w:jc w:val="center"/>
              <w:rPr>
                <w:rFonts w:cs="Times New Roman"/>
                <w:sz w:val="22"/>
              </w:rPr>
            </w:pPr>
          </w:p>
        </w:tc>
        <w:tc>
          <w:tcPr>
            <w:tcW w:w="886" w:type="dxa"/>
            <w:vAlign w:val="center"/>
          </w:tcPr>
          <w:p w14:paraId="5D5895FE" w14:textId="6A85A898" w:rsidR="00E83322" w:rsidRPr="00E83322" w:rsidRDefault="00E83322" w:rsidP="00E83322">
            <w:pPr>
              <w:spacing w:line="240" w:lineRule="auto"/>
              <w:jc w:val="center"/>
              <w:rPr>
                <w:rFonts w:cs="Times New Roman"/>
                <w:sz w:val="22"/>
              </w:rPr>
            </w:pPr>
            <w:r w:rsidRPr="00E83322">
              <w:rPr>
                <w:rFonts w:cs="Times New Roman"/>
                <w:sz w:val="22"/>
              </w:rPr>
              <w:t>Begin</w:t>
            </w:r>
          </w:p>
        </w:tc>
        <w:tc>
          <w:tcPr>
            <w:tcW w:w="778" w:type="dxa"/>
            <w:vAlign w:val="center"/>
          </w:tcPr>
          <w:p w14:paraId="2A7F2B2F" w14:textId="3374E762" w:rsidR="00E83322" w:rsidRPr="00E83322" w:rsidRDefault="00E83322" w:rsidP="00E83322">
            <w:pPr>
              <w:spacing w:line="240" w:lineRule="auto"/>
              <w:jc w:val="center"/>
              <w:rPr>
                <w:rFonts w:cs="Times New Roman"/>
                <w:sz w:val="22"/>
              </w:rPr>
            </w:pPr>
            <w:r w:rsidRPr="00E83322">
              <w:rPr>
                <w:rFonts w:cs="Times New Roman"/>
                <w:sz w:val="22"/>
              </w:rPr>
              <w:t>End</w:t>
            </w:r>
          </w:p>
        </w:tc>
        <w:tc>
          <w:tcPr>
            <w:tcW w:w="1271" w:type="dxa"/>
            <w:vMerge/>
            <w:vAlign w:val="center"/>
          </w:tcPr>
          <w:p w14:paraId="6BA871DA" w14:textId="77777777" w:rsidR="00E83322" w:rsidRPr="00E83322" w:rsidRDefault="00E83322" w:rsidP="00E83322">
            <w:pPr>
              <w:spacing w:line="240" w:lineRule="auto"/>
              <w:jc w:val="center"/>
              <w:rPr>
                <w:rFonts w:cs="Times New Roman"/>
                <w:sz w:val="22"/>
              </w:rPr>
            </w:pPr>
          </w:p>
        </w:tc>
        <w:tc>
          <w:tcPr>
            <w:tcW w:w="900" w:type="dxa"/>
            <w:vMerge/>
            <w:vAlign w:val="center"/>
          </w:tcPr>
          <w:p w14:paraId="73D43206" w14:textId="77777777" w:rsidR="00E83322" w:rsidRPr="00E83322" w:rsidRDefault="00E83322" w:rsidP="00E83322">
            <w:pPr>
              <w:spacing w:line="240" w:lineRule="auto"/>
              <w:jc w:val="center"/>
              <w:rPr>
                <w:rFonts w:cs="Times New Roman"/>
                <w:sz w:val="22"/>
              </w:rPr>
            </w:pPr>
          </w:p>
        </w:tc>
        <w:tc>
          <w:tcPr>
            <w:tcW w:w="1207" w:type="dxa"/>
            <w:vMerge/>
            <w:vAlign w:val="center"/>
          </w:tcPr>
          <w:p w14:paraId="2E8FFE2D" w14:textId="77777777" w:rsidR="00E83322" w:rsidRPr="00E83322" w:rsidRDefault="00E83322" w:rsidP="00E83322">
            <w:pPr>
              <w:spacing w:line="240" w:lineRule="auto"/>
              <w:jc w:val="center"/>
              <w:rPr>
                <w:rFonts w:cs="Times New Roman"/>
                <w:sz w:val="22"/>
              </w:rPr>
            </w:pPr>
          </w:p>
        </w:tc>
      </w:tr>
      <w:tr w:rsidR="00E83322" w:rsidRPr="00E83322" w14:paraId="31F9532E" w14:textId="77777777" w:rsidTr="00E83322">
        <w:trPr>
          <w:trHeight w:val="323"/>
        </w:trPr>
        <w:tc>
          <w:tcPr>
            <w:tcW w:w="1350" w:type="dxa"/>
            <w:vAlign w:val="center"/>
          </w:tcPr>
          <w:p w14:paraId="431FFC3E" w14:textId="3A13D3F8" w:rsidR="00E83322" w:rsidRPr="00E83322" w:rsidRDefault="00E83322" w:rsidP="00E83322">
            <w:pPr>
              <w:spacing w:line="240" w:lineRule="auto"/>
              <w:jc w:val="center"/>
              <w:rPr>
                <w:rFonts w:cs="Times New Roman"/>
                <w:sz w:val="22"/>
              </w:rPr>
            </w:pPr>
            <w:r w:rsidRPr="00E83322">
              <w:rPr>
                <w:rFonts w:cs="Times New Roman"/>
                <w:sz w:val="22"/>
              </w:rPr>
              <w:t>Blanchard</w:t>
            </w:r>
          </w:p>
        </w:tc>
        <w:tc>
          <w:tcPr>
            <w:tcW w:w="896" w:type="dxa"/>
            <w:vAlign w:val="center"/>
          </w:tcPr>
          <w:p w14:paraId="3D1CAE0A" w14:textId="2A898E41" w:rsidR="00E83322" w:rsidRPr="00E83322" w:rsidRDefault="00E83322" w:rsidP="00E83322">
            <w:pPr>
              <w:spacing w:line="240" w:lineRule="auto"/>
              <w:jc w:val="center"/>
              <w:rPr>
                <w:rFonts w:cs="Times New Roman"/>
                <w:sz w:val="22"/>
              </w:rPr>
            </w:pPr>
            <w:r w:rsidRPr="00E83322">
              <w:rPr>
                <w:rFonts w:cs="Times New Roman"/>
                <w:sz w:val="22"/>
              </w:rPr>
              <w:t>896</w:t>
            </w:r>
          </w:p>
        </w:tc>
        <w:tc>
          <w:tcPr>
            <w:tcW w:w="1204" w:type="dxa"/>
            <w:vAlign w:val="center"/>
          </w:tcPr>
          <w:p w14:paraId="436F4C43" w14:textId="242B70A8" w:rsidR="00E83322" w:rsidRPr="00E83322" w:rsidRDefault="00E83322" w:rsidP="00E83322">
            <w:pPr>
              <w:spacing w:line="240" w:lineRule="auto"/>
              <w:jc w:val="center"/>
              <w:rPr>
                <w:rFonts w:cs="Times New Roman"/>
                <w:sz w:val="22"/>
              </w:rPr>
            </w:pPr>
            <w:r w:rsidRPr="00E83322">
              <w:rPr>
                <w:rFonts w:cs="Times New Roman"/>
                <w:color w:val="000000"/>
                <w:sz w:val="22"/>
              </w:rPr>
              <w:t>04193500</w:t>
            </w:r>
          </w:p>
        </w:tc>
        <w:tc>
          <w:tcPr>
            <w:tcW w:w="886" w:type="dxa"/>
            <w:vAlign w:val="center"/>
          </w:tcPr>
          <w:p w14:paraId="104D9578" w14:textId="39F39C49"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0B6BDC49" w14:textId="78EFA53A"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43EE9F22" w14:textId="01DD6449" w:rsidR="00E83322" w:rsidRPr="00E83322" w:rsidRDefault="00E83322" w:rsidP="00E83322">
            <w:pPr>
              <w:spacing w:line="240" w:lineRule="auto"/>
              <w:jc w:val="center"/>
              <w:rPr>
                <w:rFonts w:cs="Times New Roman"/>
                <w:sz w:val="22"/>
              </w:rPr>
            </w:pPr>
            <w:r w:rsidRPr="00E83322">
              <w:rPr>
                <w:rFonts w:cs="Times New Roman"/>
                <w:sz w:val="22"/>
              </w:rPr>
              <w:t>79</w:t>
            </w:r>
          </w:p>
        </w:tc>
        <w:tc>
          <w:tcPr>
            <w:tcW w:w="900" w:type="dxa"/>
            <w:vAlign w:val="center"/>
          </w:tcPr>
          <w:p w14:paraId="3A436D01" w14:textId="79D16F99" w:rsidR="00E83322" w:rsidRPr="00E83322" w:rsidRDefault="00E83322" w:rsidP="00E83322">
            <w:pPr>
              <w:spacing w:line="240" w:lineRule="auto"/>
              <w:jc w:val="center"/>
              <w:rPr>
                <w:rFonts w:cs="Times New Roman"/>
                <w:sz w:val="22"/>
              </w:rPr>
            </w:pPr>
            <w:r w:rsidRPr="00E83322">
              <w:rPr>
                <w:rFonts w:cs="Times New Roman"/>
                <w:sz w:val="22"/>
              </w:rPr>
              <w:t>10</w:t>
            </w:r>
          </w:p>
        </w:tc>
        <w:tc>
          <w:tcPr>
            <w:tcW w:w="1207" w:type="dxa"/>
            <w:vAlign w:val="center"/>
          </w:tcPr>
          <w:p w14:paraId="47B98C8A" w14:textId="6F93BBF5"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25D19646" w14:textId="77777777" w:rsidTr="00E83322">
        <w:trPr>
          <w:trHeight w:val="341"/>
        </w:trPr>
        <w:tc>
          <w:tcPr>
            <w:tcW w:w="1350" w:type="dxa"/>
            <w:vAlign w:val="center"/>
          </w:tcPr>
          <w:p w14:paraId="2C26A0F8" w14:textId="3C2B4B4E" w:rsidR="00E83322" w:rsidRPr="00E83322" w:rsidRDefault="00E83322" w:rsidP="00E83322">
            <w:pPr>
              <w:spacing w:line="240" w:lineRule="auto"/>
              <w:jc w:val="center"/>
              <w:rPr>
                <w:rFonts w:cs="Times New Roman"/>
                <w:sz w:val="22"/>
              </w:rPr>
            </w:pPr>
            <w:r w:rsidRPr="00E83322">
              <w:rPr>
                <w:rFonts w:cs="Times New Roman"/>
                <w:sz w:val="22"/>
              </w:rPr>
              <w:t>Honey</w:t>
            </w:r>
          </w:p>
        </w:tc>
        <w:tc>
          <w:tcPr>
            <w:tcW w:w="896" w:type="dxa"/>
            <w:vAlign w:val="center"/>
          </w:tcPr>
          <w:p w14:paraId="60FA0729" w14:textId="63EED292" w:rsidR="00E83322" w:rsidRPr="00E83322" w:rsidRDefault="00E83322" w:rsidP="00E83322">
            <w:pPr>
              <w:spacing w:line="240" w:lineRule="auto"/>
              <w:jc w:val="center"/>
              <w:rPr>
                <w:rFonts w:cs="Times New Roman"/>
                <w:sz w:val="22"/>
              </w:rPr>
            </w:pPr>
            <w:r w:rsidRPr="00E83322">
              <w:rPr>
                <w:rFonts w:cs="Times New Roman"/>
                <w:color w:val="000000"/>
                <w:sz w:val="22"/>
              </w:rPr>
              <w:t>386</w:t>
            </w:r>
          </w:p>
        </w:tc>
        <w:tc>
          <w:tcPr>
            <w:tcW w:w="1204" w:type="dxa"/>
            <w:vAlign w:val="center"/>
          </w:tcPr>
          <w:p w14:paraId="17F8C9A0" w14:textId="318DAB68" w:rsidR="00E83322" w:rsidRPr="00E83322" w:rsidRDefault="00E83322" w:rsidP="00E83322">
            <w:pPr>
              <w:spacing w:line="240" w:lineRule="auto"/>
              <w:jc w:val="center"/>
              <w:rPr>
                <w:rFonts w:cs="Times New Roman"/>
                <w:sz w:val="22"/>
              </w:rPr>
            </w:pPr>
            <w:r w:rsidRPr="00E83322">
              <w:rPr>
                <w:rFonts w:cs="Times New Roman"/>
                <w:color w:val="000000"/>
                <w:sz w:val="22"/>
              </w:rPr>
              <w:t>04185000</w:t>
            </w:r>
          </w:p>
        </w:tc>
        <w:tc>
          <w:tcPr>
            <w:tcW w:w="886" w:type="dxa"/>
            <w:vAlign w:val="center"/>
          </w:tcPr>
          <w:p w14:paraId="72F18B28" w14:textId="356F4429"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37746083" w14:textId="6E586972"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06A7597C" w14:textId="791EB4C4" w:rsidR="00E83322" w:rsidRPr="00E83322" w:rsidRDefault="00E83322" w:rsidP="00E83322">
            <w:pPr>
              <w:spacing w:line="240" w:lineRule="auto"/>
              <w:jc w:val="center"/>
              <w:rPr>
                <w:rFonts w:cs="Times New Roman"/>
                <w:sz w:val="22"/>
              </w:rPr>
            </w:pPr>
            <w:r w:rsidRPr="00E83322">
              <w:rPr>
                <w:rFonts w:cs="Times New Roman"/>
                <w:sz w:val="22"/>
              </w:rPr>
              <w:t>81</w:t>
            </w:r>
          </w:p>
        </w:tc>
        <w:tc>
          <w:tcPr>
            <w:tcW w:w="900" w:type="dxa"/>
            <w:vAlign w:val="center"/>
          </w:tcPr>
          <w:p w14:paraId="47A6CB15" w14:textId="72B34607" w:rsidR="00E83322" w:rsidRPr="00E83322" w:rsidRDefault="00E83322" w:rsidP="00E83322">
            <w:pPr>
              <w:spacing w:line="240" w:lineRule="auto"/>
              <w:jc w:val="center"/>
              <w:rPr>
                <w:rFonts w:cs="Times New Roman"/>
                <w:sz w:val="22"/>
              </w:rPr>
            </w:pPr>
            <w:r w:rsidRPr="00E83322">
              <w:rPr>
                <w:rFonts w:cs="Times New Roman"/>
                <w:sz w:val="22"/>
              </w:rPr>
              <w:t>7</w:t>
            </w:r>
          </w:p>
        </w:tc>
        <w:tc>
          <w:tcPr>
            <w:tcW w:w="1207" w:type="dxa"/>
            <w:vAlign w:val="center"/>
          </w:tcPr>
          <w:p w14:paraId="64C9CF7A" w14:textId="119EAC34"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56892A2F" w14:textId="77777777" w:rsidTr="00E83322">
        <w:trPr>
          <w:trHeight w:val="341"/>
        </w:trPr>
        <w:tc>
          <w:tcPr>
            <w:tcW w:w="1350" w:type="dxa"/>
            <w:vAlign w:val="center"/>
          </w:tcPr>
          <w:p w14:paraId="747ED1F8" w14:textId="47F6D931" w:rsidR="00E83322" w:rsidRPr="00E83322" w:rsidRDefault="00E83322" w:rsidP="00E83322">
            <w:pPr>
              <w:spacing w:line="240" w:lineRule="auto"/>
              <w:jc w:val="center"/>
              <w:rPr>
                <w:rFonts w:cs="Times New Roman"/>
                <w:sz w:val="22"/>
              </w:rPr>
            </w:pPr>
            <w:r w:rsidRPr="00E83322">
              <w:rPr>
                <w:rFonts w:cs="Times New Roman"/>
                <w:sz w:val="22"/>
              </w:rPr>
              <w:t>Maumee</w:t>
            </w:r>
          </w:p>
        </w:tc>
        <w:tc>
          <w:tcPr>
            <w:tcW w:w="896" w:type="dxa"/>
            <w:vAlign w:val="center"/>
          </w:tcPr>
          <w:p w14:paraId="404A0F6E" w14:textId="5C111044" w:rsidR="00E83322" w:rsidRPr="00E83322" w:rsidRDefault="00E83322" w:rsidP="00E83322">
            <w:pPr>
              <w:spacing w:line="240" w:lineRule="auto"/>
              <w:jc w:val="center"/>
              <w:rPr>
                <w:rFonts w:cs="Times New Roman"/>
                <w:sz w:val="22"/>
              </w:rPr>
            </w:pPr>
            <w:r w:rsidRPr="00E83322">
              <w:rPr>
                <w:rFonts w:cs="Times New Roman"/>
                <w:color w:val="000000"/>
                <w:sz w:val="22"/>
              </w:rPr>
              <w:t>16388</w:t>
            </w:r>
          </w:p>
        </w:tc>
        <w:tc>
          <w:tcPr>
            <w:tcW w:w="1204" w:type="dxa"/>
            <w:vAlign w:val="center"/>
          </w:tcPr>
          <w:p w14:paraId="614C73AE" w14:textId="22F58E79" w:rsidR="00E83322" w:rsidRPr="00E83322" w:rsidRDefault="00E83322" w:rsidP="00E83322">
            <w:pPr>
              <w:spacing w:line="240" w:lineRule="auto"/>
              <w:jc w:val="center"/>
              <w:rPr>
                <w:rFonts w:cs="Times New Roman"/>
                <w:sz w:val="22"/>
              </w:rPr>
            </w:pPr>
            <w:r w:rsidRPr="00E83322">
              <w:rPr>
                <w:rFonts w:cs="Times New Roman"/>
                <w:color w:val="000000"/>
                <w:sz w:val="22"/>
              </w:rPr>
              <w:t>04189000</w:t>
            </w:r>
          </w:p>
        </w:tc>
        <w:tc>
          <w:tcPr>
            <w:tcW w:w="886" w:type="dxa"/>
            <w:vAlign w:val="center"/>
          </w:tcPr>
          <w:p w14:paraId="743EBE02" w14:textId="0896A985"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260C44C5" w14:textId="65B4EC40"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3FB6FEBA" w14:textId="541E7894" w:rsidR="00E83322" w:rsidRPr="00E83322" w:rsidRDefault="00E83322" w:rsidP="00E83322">
            <w:pPr>
              <w:spacing w:line="240" w:lineRule="auto"/>
              <w:jc w:val="center"/>
              <w:rPr>
                <w:rFonts w:cs="Times New Roman"/>
                <w:sz w:val="22"/>
              </w:rPr>
            </w:pPr>
            <w:r w:rsidRPr="00E83322">
              <w:rPr>
                <w:rFonts w:cs="Times New Roman"/>
                <w:sz w:val="22"/>
              </w:rPr>
              <w:t>73</w:t>
            </w:r>
          </w:p>
        </w:tc>
        <w:tc>
          <w:tcPr>
            <w:tcW w:w="900" w:type="dxa"/>
            <w:vAlign w:val="center"/>
          </w:tcPr>
          <w:p w14:paraId="249467B6" w14:textId="25A1A3FC" w:rsidR="00E83322" w:rsidRPr="00E83322" w:rsidRDefault="00E83322" w:rsidP="00E83322">
            <w:pPr>
              <w:spacing w:line="240" w:lineRule="auto"/>
              <w:jc w:val="center"/>
              <w:rPr>
                <w:rFonts w:cs="Times New Roman"/>
                <w:sz w:val="22"/>
              </w:rPr>
            </w:pPr>
            <w:r w:rsidRPr="00E83322">
              <w:rPr>
                <w:rFonts w:cs="Times New Roman"/>
                <w:sz w:val="22"/>
              </w:rPr>
              <w:t>11</w:t>
            </w:r>
          </w:p>
        </w:tc>
        <w:tc>
          <w:tcPr>
            <w:tcW w:w="1207" w:type="dxa"/>
            <w:vAlign w:val="center"/>
          </w:tcPr>
          <w:p w14:paraId="6C5B64AA" w14:textId="0F4106A8"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752A165F" w14:textId="77777777" w:rsidTr="00E83322">
        <w:trPr>
          <w:trHeight w:val="358"/>
        </w:trPr>
        <w:tc>
          <w:tcPr>
            <w:tcW w:w="1350" w:type="dxa"/>
            <w:vAlign w:val="center"/>
          </w:tcPr>
          <w:p w14:paraId="21E88D77" w14:textId="514009F1" w:rsidR="00E83322" w:rsidRPr="00E83322" w:rsidRDefault="00E83322" w:rsidP="00E83322">
            <w:pPr>
              <w:spacing w:line="240" w:lineRule="auto"/>
              <w:jc w:val="center"/>
              <w:rPr>
                <w:rFonts w:cs="Times New Roman"/>
                <w:sz w:val="22"/>
              </w:rPr>
            </w:pPr>
            <w:r w:rsidRPr="00E83322">
              <w:rPr>
                <w:rFonts w:cs="Times New Roman"/>
                <w:sz w:val="22"/>
              </w:rPr>
              <w:t>Raisin</w:t>
            </w:r>
          </w:p>
        </w:tc>
        <w:tc>
          <w:tcPr>
            <w:tcW w:w="896" w:type="dxa"/>
            <w:vAlign w:val="center"/>
          </w:tcPr>
          <w:p w14:paraId="7187D616" w14:textId="32795DEA" w:rsidR="00E83322" w:rsidRPr="00E83322" w:rsidRDefault="00E83322" w:rsidP="00E83322">
            <w:pPr>
              <w:spacing w:line="240" w:lineRule="auto"/>
              <w:jc w:val="center"/>
              <w:rPr>
                <w:rFonts w:cs="Times New Roman"/>
                <w:sz w:val="22"/>
              </w:rPr>
            </w:pPr>
            <w:r w:rsidRPr="00E83322">
              <w:rPr>
                <w:rFonts w:cs="Times New Roman"/>
                <w:color w:val="000000"/>
                <w:sz w:val="22"/>
              </w:rPr>
              <w:t>2698</w:t>
            </w:r>
          </w:p>
        </w:tc>
        <w:tc>
          <w:tcPr>
            <w:tcW w:w="1204" w:type="dxa"/>
            <w:vAlign w:val="center"/>
          </w:tcPr>
          <w:p w14:paraId="045DD95F" w14:textId="41677BB1" w:rsidR="00E83322" w:rsidRPr="00E83322" w:rsidRDefault="00E83322" w:rsidP="00E83322">
            <w:pPr>
              <w:spacing w:line="240" w:lineRule="auto"/>
              <w:jc w:val="center"/>
              <w:rPr>
                <w:rFonts w:cs="Times New Roman"/>
                <w:sz w:val="22"/>
              </w:rPr>
            </w:pPr>
            <w:r w:rsidRPr="00E83322">
              <w:rPr>
                <w:rFonts w:cs="Times New Roman"/>
                <w:color w:val="000000"/>
                <w:sz w:val="22"/>
              </w:rPr>
              <w:t>04198000</w:t>
            </w:r>
          </w:p>
        </w:tc>
        <w:tc>
          <w:tcPr>
            <w:tcW w:w="886" w:type="dxa"/>
            <w:vAlign w:val="center"/>
          </w:tcPr>
          <w:p w14:paraId="032CEB41" w14:textId="16F217E1"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6D49C765" w14:textId="26CD6F37"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42736308" w14:textId="008128D7" w:rsidR="00E83322" w:rsidRPr="00E83322" w:rsidRDefault="00E83322" w:rsidP="00E83322">
            <w:pPr>
              <w:spacing w:line="240" w:lineRule="auto"/>
              <w:jc w:val="center"/>
              <w:rPr>
                <w:rFonts w:cs="Times New Roman"/>
                <w:sz w:val="22"/>
              </w:rPr>
            </w:pPr>
            <w:r w:rsidRPr="00E83322">
              <w:rPr>
                <w:rFonts w:cs="Times New Roman"/>
                <w:sz w:val="22"/>
              </w:rPr>
              <w:t>50</w:t>
            </w:r>
          </w:p>
        </w:tc>
        <w:tc>
          <w:tcPr>
            <w:tcW w:w="900" w:type="dxa"/>
            <w:vAlign w:val="center"/>
          </w:tcPr>
          <w:p w14:paraId="3F0644B2" w14:textId="7AEAAFB7" w:rsidR="00E83322" w:rsidRPr="00E83322" w:rsidRDefault="00E83322" w:rsidP="00E83322">
            <w:pPr>
              <w:spacing w:line="240" w:lineRule="auto"/>
              <w:jc w:val="center"/>
              <w:rPr>
                <w:rFonts w:cs="Times New Roman"/>
                <w:sz w:val="22"/>
              </w:rPr>
            </w:pPr>
            <w:r w:rsidRPr="00E83322">
              <w:rPr>
                <w:rFonts w:cs="Times New Roman"/>
                <w:sz w:val="22"/>
              </w:rPr>
              <w:t>11</w:t>
            </w:r>
          </w:p>
        </w:tc>
        <w:tc>
          <w:tcPr>
            <w:tcW w:w="1207" w:type="dxa"/>
            <w:vAlign w:val="center"/>
          </w:tcPr>
          <w:p w14:paraId="6E8641FE" w14:textId="6E94FC7C" w:rsidR="00E83322" w:rsidRPr="00E83322" w:rsidRDefault="00E83322" w:rsidP="00E83322">
            <w:pPr>
              <w:spacing w:line="240" w:lineRule="auto"/>
              <w:jc w:val="center"/>
              <w:rPr>
                <w:rFonts w:cs="Times New Roman"/>
                <w:sz w:val="22"/>
              </w:rPr>
            </w:pPr>
            <w:r w:rsidRPr="00E83322">
              <w:rPr>
                <w:rFonts w:cs="Times New Roman"/>
                <w:sz w:val="22"/>
              </w:rPr>
              <w:t>N</w:t>
            </w:r>
          </w:p>
        </w:tc>
      </w:tr>
      <w:tr w:rsidR="00E83322" w:rsidRPr="00E83322" w14:paraId="7D2AE35D" w14:textId="77777777" w:rsidTr="00E83322">
        <w:trPr>
          <w:trHeight w:val="341"/>
        </w:trPr>
        <w:tc>
          <w:tcPr>
            <w:tcW w:w="1350" w:type="dxa"/>
            <w:vAlign w:val="center"/>
          </w:tcPr>
          <w:p w14:paraId="7D54D538" w14:textId="53615AE4" w:rsidR="00E83322" w:rsidRPr="00E83322" w:rsidRDefault="00E83322" w:rsidP="00E83322">
            <w:pPr>
              <w:spacing w:line="240" w:lineRule="auto"/>
              <w:jc w:val="center"/>
              <w:rPr>
                <w:rFonts w:cs="Times New Roman"/>
                <w:sz w:val="22"/>
              </w:rPr>
            </w:pPr>
            <w:r w:rsidRPr="00E83322">
              <w:rPr>
                <w:rFonts w:cs="Times New Roman"/>
                <w:sz w:val="22"/>
              </w:rPr>
              <w:t>Sandusky</w:t>
            </w:r>
          </w:p>
        </w:tc>
        <w:tc>
          <w:tcPr>
            <w:tcW w:w="896" w:type="dxa"/>
            <w:vAlign w:val="center"/>
          </w:tcPr>
          <w:p w14:paraId="146FE89B" w14:textId="7514BAD0" w:rsidR="00E83322" w:rsidRPr="00E83322" w:rsidRDefault="00E83322" w:rsidP="00E83322">
            <w:pPr>
              <w:spacing w:line="240" w:lineRule="auto"/>
              <w:jc w:val="center"/>
              <w:rPr>
                <w:rFonts w:cs="Times New Roman"/>
                <w:sz w:val="22"/>
              </w:rPr>
            </w:pPr>
            <w:r w:rsidRPr="00E83322">
              <w:rPr>
                <w:rFonts w:cs="Times New Roman"/>
                <w:color w:val="000000"/>
                <w:sz w:val="22"/>
              </w:rPr>
              <w:t>3239</w:t>
            </w:r>
          </w:p>
        </w:tc>
        <w:tc>
          <w:tcPr>
            <w:tcW w:w="1204" w:type="dxa"/>
            <w:vAlign w:val="center"/>
          </w:tcPr>
          <w:p w14:paraId="0FCD416F" w14:textId="3A0116EF" w:rsidR="00E83322" w:rsidRPr="00E83322" w:rsidRDefault="00E83322" w:rsidP="00E83322">
            <w:pPr>
              <w:spacing w:line="240" w:lineRule="auto"/>
              <w:jc w:val="center"/>
              <w:rPr>
                <w:rFonts w:cs="Times New Roman"/>
                <w:sz w:val="22"/>
              </w:rPr>
            </w:pPr>
            <w:r w:rsidRPr="00E83322">
              <w:rPr>
                <w:rFonts w:cs="Times New Roman"/>
                <w:color w:val="000000"/>
                <w:sz w:val="22"/>
              </w:rPr>
              <w:t>04197100</w:t>
            </w:r>
          </w:p>
        </w:tc>
        <w:tc>
          <w:tcPr>
            <w:tcW w:w="886" w:type="dxa"/>
            <w:vAlign w:val="center"/>
          </w:tcPr>
          <w:p w14:paraId="243B2FB8" w14:textId="608ACDEE"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0DA25C2C" w14:textId="32305D8F"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28B6AB8C" w14:textId="4223D5A6" w:rsidR="00E83322" w:rsidRPr="00E83322" w:rsidRDefault="00E83322" w:rsidP="00E83322">
            <w:pPr>
              <w:spacing w:line="240" w:lineRule="auto"/>
              <w:jc w:val="center"/>
              <w:rPr>
                <w:rFonts w:cs="Times New Roman"/>
                <w:sz w:val="22"/>
              </w:rPr>
            </w:pPr>
            <w:r w:rsidRPr="00E83322">
              <w:rPr>
                <w:rFonts w:cs="Times New Roman"/>
                <w:sz w:val="22"/>
              </w:rPr>
              <w:t>78</w:t>
            </w:r>
          </w:p>
        </w:tc>
        <w:tc>
          <w:tcPr>
            <w:tcW w:w="900" w:type="dxa"/>
            <w:vAlign w:val="center"/>
          </w:tcPr>
          <w:p w14:paraId="640AF1E8" w14:textId="1863FE1D" w:rsidR="00E83322" w:rsidRPr="00E83322" w:rsidRDefault="00E83322" w:rsidP="00E83322">
            <w:pPr>
              <w:spacing w:line="240" w:lineRule="auto"/>
              <w:jc w:val="center"/>
              <w:rPr>
                <w:rFonts w:cs="Times New Roman"/>
                <w:sz w:val="22"/>
              </w:rPr>
            </w:pPr>
            <w:r w:rsidRPr="00E83322">
              <w:rPr>
                <w:rFonts w:cs="Times New Roman"/>
                <w:sz w:val="22"/>
              </w:rPr>
              <w:t>8</w:t>
            </w:r>
          </w:p>
        </w:tc>
        <w:tc>
          <w:tcPr>
            <w:tcW w:w="1207" w:type="dxa"/>
            <w:vAlign w:val="center"/>
          </w:tcPr>
          <w:p w14:paraId="12EF30AC" w14:textId="4CA9249C" w:rsidR="00E83322" w:rsidRPr="00E83322" w:rsidRDefault="00E83322" w:rsidP="00E83322">
            <w:pPr>
              <w:spacing w:line="240" w:lineRule="auto"/>
              <w:jc w:val="center"/>
              <w:rPr>
                <w:rFonts w:cs="Times New Roman"/>
                <w:sz w:val="22"/>
              </w:rPr>
            </w:pPr>
            <w:r w:rsidRPr="00E83322">
              <w:rPr>
                <w:rFonts w:cs="Times New Roman"/>
                <w:sz w:val="22"/>
              </w:rPr>
              <w:t>Y</w:t>
            </w:r>
          </w:p>
        </w:tc>
      </w:tr>
      <w:tr w:rsidR="00E83322" w:rsidRPr="00E83322" w14:paraId="3C257A15" w14:textId="77777777" w:rsidTr="00E83322">
        <w:trPr>
          <w:trHeight w:val="341"/>
        </w:trPr>
        <w:tc>
          <w:tcPr>
            <w:tcW w:w="1350" w:type="dxa"/>
            <w:vAlign w:val="center"/>
          </w:tcPr>
          <w:p w14:paraId="71615F6B" w14:textId="7079FDE1" w:rsidR="00E83322" w:rsidRPr="00E83322" w:rsidRDefault="00E83322" w:rsidP="00E83322">
            <w:pPr>
              <w:spacing w:line="240" w:lineRule="auto"/>
              <w:jc w:val="center"/>
              <w:rPr>
                <w:rFonts w:cs="Times New Roman"/>
                <w:sz w:val="22"/>
              </w:rPr>
            </w:pPr>
            <w:r w:rsidRPr="00E83322">
              <w:rPr>
                <w:rFonts w:cs="Times New Roman"/>
                <w:sz w:val="22"/>
              </w:rPr>
              <w:t>Tiffin</w:t>
            </w:r>
          </w:p>
        </w:tc>
        <w:tc>
          <w:tcPr>
            <w:tcW w:w="896" w:type="dxa"/>
            <w:vAlign w:val="center"/>
          </w:tcPr>
          <w:p w14:paraId="0A582B62" w14:textId="374FB17A" w:rsidR="00E83322" w:rsidRPr="00E83322" w:rsidRDefault="00E83322" w:rsidP="00E83322">
            <w:pPr>
              <w:spacing w:line="240" w:lineRule="auto"/>
              <w:jc w:val="center"/>
              <w:rPr>
                <w:rFonts w:cs="Times New Roman"/>
                <w:sz w:val="22"/>
              </w:rPr>
            </w:pPr>
            <w:r w:rsidRPr="00E83322">
              <w:rPr>
                <w:rFonts w:cs="Times New Roman"/>
                <w:color w:val="000000"/>
                <w:sz w:val="22"/>
              </w:rPr>
              <w:t>1061</w:t>
            </w:r>
          </w:p>
        </w:tc>
        <w:tc>
          <w:tcPr>
            <w:tcW w:w="1204" w:type="dxa"/>
            <w:vAlign w:val="center"/>
          </w:tcPr>
          <w:p w14:paraId="3E82808F" w14:textId="56D99C4D" w:rsidR="00E83322" w:rsidRPr="00E83322" w:rsidRDefault="00E83322" w:rsidP="00E83322">
            <w:pPr>
              <w:spacing w:line="240" w:lineRule="auto"/>
              <w:jc w:val="center"/>
              <w:rPr>
                <w:rFonts w:cs="Times New Roman"/>
                <w:sz w:val="22"/>
              </w:rPr>
            </w:pPr>
            <w:r w:rsidRPr="00E83322">
              <w:rPr>
                <w:rFonts w:cs="Times New Roman"/>
                <w:color w:val="000000"/>
                <w:sz w:val="22"/>
              </w:rPr>
              <w:t>04176500</w:t>
            </w:r>
          </w:p>
        </w:tc>
        <w:tc>
          <w:tcPr>
            <w:tcW w:w="886" w:type="dxa"/>
            <w:vAlign w:val="center"/>
          </w:tcPr>
          <w:p w14:paraId="7384F5B6" w14:textId="480B1055" w:rsidR="00E83322" w:rsidRPr="00E83322" w:rsidRDefault="00E83322" w:rsidP="00E83322">
            <w:pPr>
              <w:spacing w:line="240" w:lineRule="auto"/>
              <w:jc w:val="center"/>
              <w:rPr>
                <w:rFonts w:cs="Times New Roman"/>
                <w:sz w:val="22"/>
              </w:rPr>
            </w:pPr>
            <w:r w:rsidRPr="00E83322">
              <w:rPr>
                <w:rFonts w:cs="Times New Roman"/>
                <w:sz w:val="22"/>
              </w:rPr>
              <w:t>2008</w:t>
            </w:r>
          </w:p>
        </w:tc>
        <w:tc>
          <w:tcPr>
            <w:tcW w:w="778" w:type="dxa"/>
            <w:vAlign w:val="center"/>
          </w:tcPr>
          <w:p w14:paraId="4ED34047" w14:textId="17BB75FF" w:rsidR="00E83322" w:rsidRPr="00E83322" w:rsidRDefault="00E83322" w:rsidP="00E83322">
            <w:pPr>
              <w:spacing w:line="240" w:lineRule="auto"/>
              <w:jc w:val="center"/>
              <w:rPr>
                <w:rFonts w:cs="Times New Roman"/>
                <w:sz w:val="22"/>
              </w:rPr>
            </w:pPr>
            <w:r w:rsidRPr="00E83322">
              <w:rPr>
                <w:rFonts w:cs="Times New Roman"/>
                <w:sz w:val="22"/>
              </w:rPr>
              <w:t>2022</w:t>
            </w:r>
          </w:p>
        </w:tc>
        <w:tc>
          <w:tcPr>
            <w:tcW w:w="1271" w:type="dxa"/>
            <w:vAlign w:val="center"/>
          </w:tcPr>
          <w:p w14:paraId="1955B2B2" w14:textId="603BF24D" w:rsidR="00E83322" w:rsidRPr="00E83322" w:rsidRDefault="00E83322" w:rsidP="00E83322">
            <w:pPr>
              <w:spacing w:line="240" w:lineRule="auto"/>
              <w:jc w:val="center"/>
              <w:rPr>
                <w:rFonts w:cs="Times New Roman"/>
                <w:sz w:val="22"/>
              </w:rPr>
            </w:pPr>
            <w:r w:rsidRPr="00E83322">
              <w:rPr>
                <w:rFonts w:cs="Times New Roman"/>
                <w:sz w:val="22"/>
              </w:rPr>
              <w:t>60</w:t>
            </w:r>
          </w:p>
        </w:tc>
        <w:tc>
          <w:tcPr>
            <w:tcW w:w="900" w:type="dxa"/>
            <w:vAlign w:val="center"/>
          </w:tcPr>
          <w:p w14:paraId="48DCA708" w14:textId="4F18511C" w:rsidR="00E83322" w:rsidRPr="00E83322" w:rsidRDefault="00E83322" w:rsidP="00E83322">
            <w:pPr>
              <w:spacing w:line="240" w:lineRule="auto"/>
              <w:jc w:val="center"/>
              <w:rPr>
                <w:rFonts w:cs="Times New Roman"/>
                <w:sz w:val="22"/>
              </w:rPr>
            </w:pPr>
            <w:r w:rsidRPr="00E83322">
              <w:rPr>
                <w:rFonts w:cs="Times New Roman"/>
                <w:sz w:val="22"/>
              </w:rPr>
              <w:t>8</w:t>
            </w:r>
          </w:p>
        </w:tc>
        <w:tc>
          <w:tcPr>
            <w:tcW w:w="1207" w:type="dxa"/>
            <w:vAlign w:val="center"/>
          </w:tcPr>
          <w:p w14:paraId="5400C229" w14:textId="0FEE5CC0" w:rsidR="00E83322" w:rsidRPr="00E83322" w:rsidRDefault="00E83322" w:rsidP="00E83322">
            <w:pPr>
              <w:spacing w:line="240" w:lineRule="auto"/>
              <w:jc w:val="center"/>
              <w:rPr>
                <w:rFonts w:cs="Times New Roman"/>
                <w:sz w:val="22"/>
              </w:rPr>
            </w:pPr>
            <w:r w:rsidRPr="00E83322">
              <w:rPr>
                <w:rFonts w:cs="Times New Roman"/>
                <w:sz w:val="22"/>
              </w:rPr>
              <w:t>Y</w:t>
            </w:r>
          </w:p>
        </w:tc>
      </w:tr>
    </w:tbl>
    <w:p w14:paraId="37DC06E9" w14:textId="130D976E" w:rsidR="00B40330" w:rsidRDefault="00B40330" w:rsidP="00B40330"/>
    <w:p w14:paraId="5B6227D5" w14:textId="59226F51" w:rsidR="00494CFD" w:rsidRDefault="00DF2E13" w:rsidP="00DF2E13">
      <w:pPr>
        <w:pStyle w:val="Heading2"/>
      </w:pPr>
      <w:r>
        <w:t>Analysis of Concentration and Flux trends</w:t>
      </w:r>
    </w:p>
    <w:p w14:paraId="6C286A8A" w14:textId="112A8DE6" w:rsidR="00670DC4" w:rsidRDefault="00D150A7" w:rsidP="00D150A7">
      <w:pPr>
        <w:rPr>
          <w:ins w:id="34" w:author="Yuan, Yongping" w:date="2023-09-26T08:51:00Z"/>
        </w:rPr>
      </w:pPr>
      <w:ins w:id="35" w:author="Yuan, Yongping" w:date="2023-09-26T08:34:00Z">
        <w:r>
          <w:t xml:space="preserve">   </w:t>
        </w:r>
      </w:ins>
      <w:del w:id="36" w:author="Yuan, Yongping" w:date="2023-09-26T08:35:00Z">
        <w:r w:rsidR="00072255" w:rsidDel="00D150A7">
          <w:delText xml:space="preserve">WRTDS </w:delText>
        </w:r>
      </w:del>
      <w:ins w:id="37" w:author="Yuan, Yongping" w:date="2023-09-26T08:34:00Z">
        <w:r w:rsidRPr="00D150A7">
          <w:t xml:space="preserve">Weighted </w:t>
        </w:r>
      </w:ins>
      <w:ins w:id="38" w:author="Yuan, Yongping" w:date="2023-09-26T14:03:00Z">
        <w:r w:rsidR="00FD7DDC">
          <w:t>r</w:t>
        </w:r>
      </w:ins>
      <w:ins w:id="39" w:author="Yuan, Yongping" w:date="2023-09-26T08:34:00Z">
        <w:r w:rsidRPr="00D150A7">
          <w:t xml:space="preserve">egressions on </w:t>
        </w:r>
      </w:ins>
      <w:ins w:id="40" w:author="Yuan, Yongping" w:date="2023-09-26T14:03:00Z">
        <w:r w:rsidR="00FD7DDC">
          <w:t>t</w:t>
        </w:r>
      </w:ins>
      <w:ins w:id="41" w:author="Yuan, Yongping" w:date="2023-09-26T08:34:00Z">
        <w:r w:rsidRPr="00D150A7">
          <w:t xml:space="preserve">ime, </w:t>
        </w:r>
      </w:ins>
      <w:ins w:id="42" w:author="Yuan, Yongping" w:date="2023-09-26T14:03:00Z">
        <w:r w:rsidR="00FD7DDC">
          <w:t>d</w:t>
        </w:r>
      </w:ins>
      <w:ins w:id="43" w:author="Yuan, Yongping" w:date="2023-09-26T08:34:00Z">
        <w:r w:rsidRPr="00D150A7">
          <w:t xml:space="preserve">ischarge, and </w:t>
        </w:r>
      </w:ins>
      <w:ins w:id="44" w:author="Yuan, Yongping" w:date="2023-09-26T14:03:00Z">
        <w:r w:rsidR="00FD7DDC">
          <w:t>s</w:t>
        </w:r>
      </w:ins>
      <w:ins w:id="45" w:author="Yuan, Yongping" w:date="2023-09-26T08:34:00Z">
        <w:r w:rsidRPr="00D150A7">
          <w:t>eason (WRTDS)</w:t>
        </w:r>
      </w:ins>
      <w:ins w:id="46" w:author="Yuan, Yongping" w:date="2023-09-26T08:36:00Z">
        <w:r>
          <w:t xml:space="preserve"> </w:t>
        </w:r>
      </w:ins>
      <w:proofErr w:type="gramStart"/>
      <w:r w:rsidR="00E83322">
        <w:t>was</w:t>
      </w:r>
      <w:proofErr w:type="gramEnd"/>
      <w:r w:rsidR="00E83322">
        <w:t xml:space="preserve"> </w:t>
      </w:r>
      <w:ins w:id="47" w:author="Yuan, Yongping" w:date="2023-09-26T14:03:00Z">
        <w:r w:rsidR="00FD7DDC" w:rsidRPr="00FD7DDC">
          <w:t xml:space="preserve">designed to </w:t>
        </w:r>
      </w:ins>
      <w:ins w:id="48" w:author="Yuan, Yongping" w:date="2023-09-26T14:04:00Z">
        <w:r w:rsidR="00FD7DDC">
          <w:t>extract maximum amount of information from the rich water quality datasets such as those collected by National Water Quality Research Laboratory</w:t>
        </w:r>
      </w:ins>
      <w:ins w:id="49" w:author="Yuan, Yongping" w:date="2023-09-26T14:09:00Z">
        <w:r w:rsidR="00E17E39">
          <w:t xml:space="preserve"> (</w:t>
        </w:r>
        <w:r w:rsidR="00E17E39" w:rsidRPr="001B429D">
          <w:t>Hirsch</w:t>
        </w:r>
        <w:r w:rsidR="00E17E39">
          <w:t xml:space="preserve"> et al., 2010)</w:t>
        </w:r>
      </w:ins>
      <w:ins w:id="50" w:author="Yuan, Yongping" w:date="2023-09-26T14:05:00Z">
        <w:r w:rsidR="00E17E39">
          <w:t xml:space="preserve">. It is </w:t>
        </w:r>
      </w:ins>
      <w:ins w:id="51" w:author="Yuan, Yongping" w:date="2023-09-26T14:03:00Z">
        <w:r w:rsidR="00FD7DDC" w:rsidRPr="00FD7DDC">
          <w:t xml:space="preserve">a diagnostic tool </w:t>
        </w:r>
      </w:ins>
      <w:ins w:id="52" w:author="Yuan, Yongping" w:date="2023-09-26T14:06:00Z">
        <w:r w:rsidR="00E17E39">
          <w:t>useful</w:t>
        </w:r>
      </w:ins>
      <w:ins w:id="53" w:author="Yuan, Yongping" w:date="2023-09-26T14:05:00Z">
        <w:r w:rsidR="00E17E39">
          <w:t xml:space="preserve"> to </w:t>
        </w:r>
      </w:ins>
      <w:ins w:id="54" w:author="Yuan, Yongping" w:date="2023-09-26T14:06:00Z">
        <w:r w:rsidR="00E17E39">
          <w:t xml:space="preserve">identify </w:t>
        </w:r>
      </w:ins>
      <w:ins w:id="55" w:author="Yuan, Yongping" w:date="2023-09-26T14:03:00Z">
        <w:r w:rsidR="00FD7DDC" w:rsidRPr="00FD7DDC">
          <w:t xml:space="preserve">water quality changes </w:t>
        </w:r>
      </w:ins>
      <w:ins w:id="56" w:author="Yuan, Yongping" w:date="2023-09-26T14:06:00Z">
        <w:r w:rsidR="00E17E39">
          <w:t>occuring</w:t>
        </w:r>
      </w:ins>
      <w:ins w:id="57" w:author="Yuan, Yongping" w:date="2023-09-26T14:03:00Z">
        <w:r w:rsidR="00FD7DDC" w:rsidRPr="00FD7DDC">
          <w:t xml:space="preserve"> in </w:t>
        </w:r>
      </w:ins>
      <w:ins w:id="58" w:author="Yuan, Yongping" w:date="2023-09-26T14:15:00Z">
        <w:r w:rsidR="00CD465B">
          <w:t>a</w:t>
        </w:r>
      </w:ins>
      <w:ins w:id="59" w:author="Yuan, Yongping" w:date="2023-09-26T14:03:00Z">
        <w:r w:rsidR="00FD7DDC" w:rsidRPr="00FD7DDC">
          <w:t xml:space="preserve"> watershed related to nonpoint sources pollution</w:t>
        </w:r>
      </w:ins>
      <w:ins w:id="60" w:author="Yuan, Yongping" w:date="2023-09-26T14:06:00Z">
        <w:r w:rsidR="00E17E39" w:rsidRPr="00E17E39">
          <w:t xml:space="preserve"> </w:t>
        </w:r>
        <w:r w:rsidR="00E17E39">
          <w:t xml:space="preserve">over </w:t>
        </w:r>
      </w:ins>
      <w:ins w:id="61" w:author="Yuan, Yongping" w:date="2023-09-26T14:07:00Z">
        <w:r w:rsidR="00E17E39">
          <w:t>a period</w:t>
        </w:r>
      </w:ins>
      <w:ins w:id="62" w:author="Yuan, Yongping" w:date="2023-09-26T14:03:00Z">
        <w:r w:rsidR="00FD7DDC" w:rsidRPr="00FD7DDC">
          <w:t xml:space="preserve">. </w:t>
        </w:r>
      </w:ins>
      <w:ins w:id="63" w:author="Yuan, Yongping" w:date="2023-09-26T14:07:00Z">
        <w:r w:rsidR="00E17E39">
          <w:t>Thus, the WRTDS</w:t>
        </w:r>
      </w:ins>
      <w:ins w:id="64" w:author="Yuan, Yongping" w:date="2023-09-26T14:08:00Z">
        <w:r w:rsidR="00E17E39">
          <w:t xml:space="preserve"> was </w:t>
        </w:r>
      </w:ins>
      <w:r w:rsidR="00E83322">
        <w:t xml:space="preserve">used to </w:t>
      </w:r>
      <w:r w:rsidR="00DF2E13" w:rsidRPr="003C6EFE">
        <w:t>estimate</w:t>
      </w:r>
      <w:r w:rsidR="00CD2E89">
        <w:t xml:space="preserve"> SRP and TP concentration</w:t>
      </w:r>
      <w:del w:id="65" w:author="Yuan, Yongping" w:date="2023-09-26T14:15:00Z">
        <w:r w:rsidR="00CD2E89" w:rsidDel="00CD465B">
          <w:delText>s</w:delText>
        </w:r>
      </w:del>
      <w:r w:rsidR="00CD2E89">
        <w:t xml:space="preserve"> </w:t>
      </w:r>
      <w:ins w:id="66" w:author="Yuan, Yongping" w:date="2023-09-26T08:57:00Z">
        <w:r w:rsidR="00670DC4">
          <w:t xml:space="preserve">and flux </w:t>
        </w:r>
      </w:ins>
      <w:ins w:id="67" w:author="Yuan, Yongping" w:date="2023-09-26T14:08:00Z">
        <w:r w:rsidR="00E17E39">
          <w:t>change</w:t>
        </w:r>
      </w:ins>
      <w:ins w:id="68" w:author="Yuan, Yongping" w:date="2023-09-26T14:09:00Z">
        <w:r w:rsidR="00E17E39">
          <w:t>s</w:t>
        </w:r>
      </w:ins>
      <w:ins w:id="69" w:author="Yuan, Yongping" w:date="2023-09-26T14:08:00Z">
        <w:r w:rsidR="00E17E39">
          <w:t xml:space="preserve"> over time</w:t>
        </w:r>
      </w:ins>
      <w:ins w:id="70" w:author="Yuan, Yongping" w:date="2023-09-26T08:46:00Z">
        <w:r w:rsidR="001B429D">
          <w:t xml:space="preserve"> </w:t>
        </w:r>
      </w:ins>
      <w:del w:id="71" w:author="Yuan, Yongping" w:date="2023-09-26T14:15:00Z">
        <w:r w:rsidR="00CD2E89" w:rsidDel="00CD465B">
          <w:delText>for every day of the period of record</w:delText>
        </w:r>
        <w:r w:rsidR="00A651B3" w:rsidDel="00CD465B">
          <w:delText xml:space="preserve"> </w:delText>
        </w:r>
      </w:del>
      <w:r w:rsidR="00A651B3">
        <w:t>(2008-2022)</w:t>
      </w:r>
      <w:ins w:id="72" w:author="Yuan, Yongping" w:date="2023-09-26T14:15:00Z">
        <w:r w:rsidR="00CD465B">
          <w:t>.</w:t>
        </w:r>
      </w:ins>
      <w:del w:id="73" w:author="Yuan, Yongping" w:date="2023-09-26T14:15:00Z">
        <w:r w:rsidR="00CD2E89" w:rsidDel="00CD465B">
          <w:delText xml:space="preserve"> at ea</w:delText>
        </w:r>
        <w:r w:rsidR="00072255" w:rsidDel="00CD465B">
          <w:delText>ch site</w:delText>
        </w:r>
      </w:del>
      <w:ins w:id="74" w:author="Yuan, Yongping" w:date="2023-09-26T09:38:00Z">
        <w:r w:rsidR="00A649C8">
          <w:t xml:space="preserve"> </w:t>
        </w:r>
        <w:r w:rsidR="009B472D">
          <w:t>The key of this method is</w:t>
        </w:r>
      </w:ins>
      <w:ins w:id="75" w:author="Yuan, Yongping" w:date="2023-09-26T09:39:00Z">
        <w:r w:rsidR="009B472D">
          <w:t xml:space="preserve"> that it</w:t>
        </w:r>
      </w:ins>
      <w:ins w:id="76" w:author="Yuan, Yongping" w:date="2023-09-26T09:34:00Z">
        <w:r w:rsidR="002C165A">
          <w:t xml:space="preserve"> </w:t>
        </w:r>
      </w:ins>
      <w:ins w:id="77" w:author="Yuan, Yongping" w:date="2023-09-26T08:48:00Z">
        <w:r w:rsidR="001B429D">
          <w:t>wa</w:t>
        </w:r>
        <w:r w:rsidR="001B429D" w:rsidRPr="00D150A7">
          <w:t xml:space="preserve">s </w:t>
        </w:r>
      </w:ins>
      <w:ins w:id="78" w:author="Yuan, Yongping" w:date="2023-09-26T09:24:00Z">
        <w:r w:rsidR="009C16DB">
          <w:t>designed</w:t>
        </w:r>
      </w:ins>
      <w:ins w:id="79" w:author="Yuan, Yongping" w:date="2023-09-26T08:48:00Z">
        <w:r w:rsidR="001B429D" w:rsidRPr="00D150A7">
          <w:t xml:space="preserve"> </w:t>
        </w:r>
      </w:ins>
      <w:ins w:id="80" w:author="Yuan, Yongping" w:date="2023-09-26T09:25:00Z">
        <w:r w:rsidR="009C16DB" w:rsidRPr="009C16DB">
          <w:t>to provide internally consistent estimates of the actual history of concentrations and fluxes that eliminate the influence of year-to-year variations in streamflow</w:t>
        </w:r>
      </w:ins>
      <w:ins w:id="81" w:author="Yuan, Yongping" w:date="2023-09-26T09:40:00Z">
        <w:r w:rsidR="00527558">
          <w:t xml:space="preserve">. </w:t>
        </w:r>
      </w:ins>
      <w:ins w:id="82" w:author="Yuan, Yongping" w:date="2023-09-26T09:45:00Z">
        <w:r w:rsidR="00093074">
          <w:t>R</w:t>
        </w:r>
        <w:r w:rsidR="00093074" w:rsidRPr="00093074">
          <w:t xml:space="preserve">esults </w:t>
        </w:r>
        <w:r w:rsidR="00093074">
          <w:t xml:space="preserve">produced from this method </w:t>
        </w:r>
        <w:r w:rsidR="00DA0AC9">
          <w:t xml:space="preserve">are </w:t>
        </w:r>
        <w:r w:rsidR="00093074" w:rsidRPr="00093074">
          <w:t xml:space="preserve">useful in further examination of the causes of changes, or lack of changes, and may help inform decisions about future actions to reduce </w:t>
        </w:r>
        <w:r w:rsidR="00DA0AC9">
          <w:t>nonpoint source pollu</w:t>
        </w:r>
      </w:ins>
      <w:ins w:id="83" w:author="Yuan, Yongping" w:date="2023-09-26T09:46:00Z">
        <w:r w:rsidR="00DA0AC9">
          <w:t xml:space="preserve">tion.  </w:t>
        </w:r>
      </w:ins>
    </w:p>
    <w:p w14:paraId="23FEDCD2" w14:textId="7157CBF3" w:rsidR="00E226F8" w:rsidRDefault="00072255" w:rsidP="00E17E39">
      <w:del w:id="84" w:author="Yuan, Yongping" w:date="2023-09-26T09:46:00Z">
        <w:r w:rsidDel="00814397">
          <w:delText xml:space="preserve"> </w:delText>
        </w:r>
      </w:del>
      <w:del w:id="85" w:author="Yuan, Yongping" w:date="2023-09-26T14:14:00Z">
        <w:r w:rsidDel="00A042A4">
          <w:delText>using</w:delText>
        </w:r>
        <w:r w:rsidRPr="00072255" w:rsidDel="00A042A4">
          <w:delText xml:space="preserve"> four components: the relation to discharge, seasonality, long-term trend, and a random component</w:delText>
        </w:r>
        <w:r w:rsidR="00CD2E89" w:rsidDel="00A042A4">
          <w:delText xml:space="preserve"> </w:delText>
        </w:r>
        <w:r w:rsidR="00CD2E89" w:rsidDel="00A042A4">
          <w:fldChar w:fldCharType="begin">
            <w:fldData xml:space="preserve">PEVuZE5vdGU+PENpdGU+PEF1dGhvcj5TdGFja3Bvb2xlPC9BdXRob3I+PFllYXI+MjAyMTwvWWVh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</w:fldData>
          </w:fldChar>
        </w:r>
        <w:r w:rsidR="00706694" w:rsidDel="00A042A4">
          <w:delInstrText xml:space="preserve"> ADDIN EN.CITE </w:delInstrText>
        </w:r>
        <w:r w:rsidR="00706694" w:rsidDel="00A042A4">
          <w:fldChar w:fldCharType="begin">
            <w:fldData xml:space="preserve">PEVuZE5vdGU+PENpdGU+PEF1dGhvcj5TdGFja3Bvb2xlPC9BdXRob3I+PFllYXI+MjAyMTwvWWVh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</w:fldData>
          </w:fldChar>
        </w:r>
        <w:r w:rsidR="00706694" w:rsidDel="00A042A4">
          <w:delInstrText xml:space="preserve"> ADDIN EN.CITE.DATA </w:delInstrText>
        </w:r>
        <w:r w:rsidR="00706694" w:rsidDel="00A042A4">
          <w:fldChar w:fldCharType="end"/>
        </w:r>
        <w:r w:rsidR="00CD2E89" w:rsidDel="00A042A4">
          <w:fldChar w:fldCharType="separate"/>
        </w:r>
        <w:r w:rsidR="00706694" w:rsidDel="00A042A4">
          <w:rPr>
            <w:noProof/>
          </w:rPr>
          <w:delText>(Hirsch et al., 2010; Sprague et al., 2011; Stackpoole, Sabo, Falcone, &amp; Sprague, 2021)</w:delText>
        </w:r>
        <w:r w:rsidR="00CD2E89" w:rsidDel="00A042A4">
          <w:fldChar w:fldCharType="end"/>
        </w:r>
        <w:r w:rsidR="00CD2E89" w:rsidDel="00A042A4">
          <w:delText xml:space="preserve">. </w:delText>
        </w:r>
      </w:del>
      <w:r w:rsidR="00A651B3">
        <w:t>Because the periods of interest were less than 20 years</w:t>
      </w:r>
      <w:ins w:id="86" w:author="Yuan, Yongping" w:date="2023-09-26T14:16:00Z">
        <w:r w:rsidR="00CD465B">
          <w:t xml:space="preserve"> (2008-2022)</w:t>
        </w:r>
      </w:ins>
      <w:r w:rsidR="00A651B3">
        <w:t>, streamflow was assumed to be stationary for all site</w:t>
      </w:r>
      <w:ins w:id="87" w:author="Yuan, Yongping" w:date="2023-09-26T14:14:00Z">
        <w:r w:rsidR="00A042A4">
          <w:t>s</w:t>
        </w:r>
      </w:ins>
      <w:r w:rsidR="00A651B3">
        <w:t xml:space="preserve"> (the </w:t>
      </w:r>
      <w:proofErr w:type="spellStart"/>
      <w:r w:rsidR="00A651B3">
        <w:t>windowSide</w:t>
      </w:r>
      <w:proofErr w:type="spellEnd"/>
      <w:r w:rsidR="00A651B3">
        <w:t xml:space="preserve"> argument for EGRET was set to 0). </w:t>
      </w:r>
      <w:r>
        <w:t>Estimates of daily concentration are multiplied by the respective daily mean streamflow to produce an estimate of the daily flux</w:t>
      </w:r>
      <w:ins w:id="88" w:author="Yuan, Yongping" w:date="2023-09-26T14:17:00Z">
        <w:r w:rsidR="00CD465B">
          <w:t xml:space="preserve"> (load)</w:t>
        </w:r>
      </w:ins>
      <w:r w:rsidR="00047F52">
        <w:t xml:space="preserve">. </w:t>
      </w:r>
      <w:r w:rsidR="00E83322">
        <w:t xml:space="preserve">Using these estimates, </w:t>
      </w:r>
      <w:r w:rsidR="00047F52">
        <w:t>f</w:t>
      </w:r>
      <w:r w:rsidR="00DF2E13" w:rsidRPr="003C6EFE">
        <w:t>low normalized (FN) concentrations</w:t>
      </w:r>
      <w:r w:rsidR="00047F52">
        <w:t xml:space="preserve"> and fluxes </w:t>
      </w:r>
      <w:r w:rsidR="00B15190">
        <w:t xml:space="preserve">were </w:t>
      </w:r>
      <w:r w:rsidR="00047F52">
        <w:t>computed</w:t>
      </w:r>
      <w:r w:rsidR="00B15190">
        <w:t xml:space="preserve"> using the EGRET R package</w:t>
      </w:r>
      <w:r w:rsidR="00047F52">
        <w:t>.</w:t>
      </w:r>
      <w:r w:rsidR="00B15190">
        <w:t xml:space="preserve"> FN fluxes were used for trend analysis.</w:t>
      </w:r>
      <w:r w:rsidR="00047F52">
        <w:t xml:space="preserve"> </w:t>
      </w:r>
      <w:r w:rsidR="00706694" w:rsidRPr="003C6EFE">
        <w:t>The smoothing process that allows flow normalization to provide the best method for trend analysis, also means that flow normalization doesn’t provide the most accurate estimates of nutrient concentrations and loads.</w:t>
      </w:r>
      <w:r w:rsidR="00706694">
        <w:t xml:space="preserve">  </w:t>
      </w:r>
      <w:r w:rsidR="00047F52">
        <w:t>Therefore, a</w:t>
      </w:r>
      <w:r w:rsidR="00DF2E13" w:rsidRPr="003C6EFE">
        <w:t>n extension of WRTDS (WRTDS-</w:t>
      </w:r>
      <w:r w:rsidR="00DF2E13" w:rsidRPr="003C6EFE">
        <w:lastRenderedPageBreak/>
        <w:t xml:space="preserve">Kalman, or WRTDS-K) was used to fill missing daily values and calculate </w:t>
      </w:r>
      <w:r w:rsidR="00DF2E13">
        <w:t xml:space="preserve">daily </w:t>
      </w:r>
      <w:r w:rsidR="00DF2E13" w:rsidRPr="003C6EFE">
        <w:t xml:space="preserve">estimates of the “actual” nutrient concentrations and loads. The “actual” concentrations and </w:t>
      </w:r>
      <w:r w:rsidR="005E7D1F">
        <w:t>fluxe</w:t>
      </w:r>
      <w:r w:rsidR="00DF2E13" w:rsidRPr="003C6EFE">
        <w:t>s were used to identify extreme events</w:t>
      </w:r>
      <w:r w:rsidR="00047F52">
        <w:t xml:space="preserve"> and </w:t>
      </w:r>
      <w:r w:rsidR="00E226F8">
        <w:t xml:space="preserve">provide the reader with an idea of variability the actual </w:t>
      </w:r>
      <w:r w:rsidR="005E7D1F">
        <w:t>annual flux</w:t>
      </w:r>
      <w:r w:rsidR="00E226F8">
        <w:t xml:space="preserve"> values over the period. </w:t>
      </w:r>
    </w:p>
    <w:p w14:paraId="089A769C" w14:textId="42630ECB" w:rsidR="00F737C3" w:rsidRDefault="0047363D" w:rsidP="00A651B3">
      <w:pPr>
        <w:ind w:firstLine="720"/>
      </w:pPr>
      <w:r>
        <w:t xml:space="preserve">Annual </w:t>
      </w:r>
      <w:r w:rsidR="00D22C5D">
        <w:t>SRP and TP</w:t>
      </w:r>
      <w:r w:rsidR="00D22C5D" w:rsidRPr="003C6EFE">
        <w:t xml:space="preserve"> trends were estimated </w:t>
      </w:r>
      <w:r w:rsidR="007D01A0">
        <w:t xml:space="preserve">for the period from </w:t>
      </w:r>
      <w:r w:rsidR="00D22C5D">
        <w:t>200</w:t>
      </w:r>
      <w:r w:rsidR="00A651B3">
        <w:t>9</w:t>
      </w:r>
      <w:r w:rsidR="00D22C5D" w:rsidRPr="003C6EFE">
        <w:t xml:space="preserve"> to 202</w:t>
      </w:r>
      <w:r w:rsidR="00A651B3">
        <w:t>1</w:t>
      </w:r>
      <w:r w:rsidR="00D22C5D">
        <w:t>.</w:t>
      </w:r>
      <w:r w:rsidR="00F21C60">
        <w:t xml:space="preserve"> </w:t>
      </w:r>
      <w:r w:rsidR="005E7D1F">
        <w:t>For the trend analyses,</w:t>
      </w:r>
      <w:r w:rsidR="00F737C3">
        <w:t xml:space="preserve"> 2009 was chosen as the starting point because it provided a one-year buffer from the starting date at which data was available at all sites (Table 1). This buffer was necessary because WRTDS is a weighted regression on time and end point years can be influenced by past or future data. For the same reason, trends were established up to 2021. The use of 2009 as a starting point also puts the starting point of the analysis near the previously set as the baseline year of 2008 for phosphorus reduction targets in Lake Erie </w:t>
      </w:r>
      <w:r w:rsidR="00F737C3">
        <w:fldChar w:fldCharType="begin"/>
      </w:r>
      <w:r w:rsidR="00F737C3">
        <w:instrText xml:space="preserve"> ADDIN EN.CITE &lt;EndNote&gt;&lt;Cite&gt;&lt;Author&gt;Annex 4&lt;/Author&gt;&lt;Year&gt;2015&lt;/Year&gt;&lt;RecNum&gt;16934&lt;/RecNum&gt;&lt;DisplayText&gt;(Annex 4, 2015)&lt;/DisplayText&gt;&lt;record&gt;&lt;rec-number&gt;16934&lt;/rec-number&gt;&lt;foreign-keys&gt;&lt;key app="EN" db-id="vxf5p2xpuads9deaf5xvd2ri20s0at2spve5" timestamp="1674831871"&gt;16934&lt;/key&gt;&lt;/foreign-keys&gt;&lt;ref-type name="Government Document"&gt;46&lt;/ref-type&gt;&lt;contributors&gt;&lt;authors&gt;&lt;author&gt;Annex 4,&lt;/author&gt;&lt;/authors&gt;&lt;/contributors&gt;&lt;titles&gt;&lt;title&gt;Recommended phosphorus loading targets for Lake Erie. Annex 4 Objectives and Targets Task Team Final Report to the Nutrients Annex Subcommittee&lt;/title&gt;&lt;/titles&gt;&lt;dates&gt;&lt;year&gt;2015&lt;/year&gt;&lt;/dates&gt;&lt;urls&gt;&lt;/urls&gt;&lt;/record&gt;&lt;/Cite&gt;&lt;/EndNote&gt;</w:instrText>
      </w:r>
      <w:r w:rsidR="00F737C3">
        <w:fldChar w:fldCharType="separate"/>
      </w:r>
      <w:r w:rsidR="00F737C3">
        <w:rPr>
          <w:noProof/>
        </w:rPr>
        <w:t>(Annex 4, 2015)</w:t>
      </w:r>
      <w:r w:rsidR="00F737C3">
        <w:fldChar w:fldCharType="end"/>
      </w:r>
      <w:r w:rsidR="00F737C3">
        <w:t>.</w:t>
      </w:r>
    </w:p>
    <w:p w14:paraId="0B13A08D" w14:textId="678D8009" w:rsidR="00F21C60" w:rsidRDefault="005E7D1F" w:rsidP="00F21C60">
      <w:pPr>
        <w:ind w:firstLine="720"/>
      </w:pPr>
      <w:r>
        <w:t xml:space="preserve"> </w:t>
      </w:r>
      <w:r w:rsidR="00A651B3">
        <w:t>D</w:t>
      </w:r>
      <w:r>
        <w:t>aily FN flux estimates were summarized into seasonal and annual fluxes.</w:t>
      </w:r>
      <w:r w:rsidR="00F21C60">
        <w:t xml:space="preserve"> From these </w:t>
      </w:r>
      <w:r w:rsidR="003B11E5">
        <w:t>values</w:t>
      </w:r>
      <w:r w:rsidR="00F21C60">
        <w:t>, the c</w:t>
      </w:r>
      <w:r w:rsidR="00B04CD5">
        <w:t xml:space="preserve">hanges in </w:t>
      </w:r>
      <w:r w:rsidR="00F21C60">
        <w:t xml:space="preserve">FN values over the periods of interest </w:t>
      </w:r>
      <w:r w:rsidR="00B04CD5">
        <w:t>were</w:t>
      </w:r>
      <w:r w:rsidR="00F21C60">
        <w:t xml:space="preserve"> </w:t>
      </w:r>
      <w:r w:rsidR="00B04CD5">
        <w:t>examined</w:t>
      </w:r>
      <w:r w:rsidR="00F21C60">
        <w:t xml:space="preserve"> for each site and pollutant</w:t>
      </w:r>
      <w:r w:rsidR="00B04CD5">
        <w:t xml:space="preserve"> using</w:t>
      </w:r>
      <w:r w:rsidR="00F21C60">
        <w:t xml:space="preserve"> the </w:t>
      </w:r>
      <w:proofErr w:type="spellStart"/>
      <w:r w:rsidR="00F21C60" w:rsidRPr="00C32B3F">
        <w:rPr>
          <w:i/>
          <w:iCs/>
        </w:rPr>
        <w:t>runPair</w:t>
      </w:r>
      <w:r w:rsidR="00C32B3F">
        <w:rPr>
          <w:i/>
          <w:iCs/>
        </w:rPr>
        <w:t>s</w:t>
      </w:r>
      <w:proofErr w:type="spellEnd"/>
      <w:r w:rsidR="00C32B3F">
        <w:t xml:space="preserve"> function in EGRE</w:t>
      </w:r>
      <w:r w:rsidR="0047363D">
        <w:t>T</w:t>
      </w:r>
      <w:r w:rsidR="005D3F20">
        <w:t>, which provides t</w:t>
      </w:r>
      <w:r w:rsidR="00B04CD5">
        <w:t xml:space="preserve">he </w:t>
      </w:r>
      <w:r w:rsidR="00F21C60">
        <w:t xml:space="preserve">net change </w:t>
      </w:r>
      <w:r w:rsidR="005D3F20">
        <w:t xml:space="preserve">in FN value between the start and end years </w:t>
      </w:r>
      <w:r w:rsidR="00F21C60">
        <w:t>and the net change</w:t>
      </w:r>
      <w:r w:rsidR="005D3F20">
        <w:t xml:space="preserve"> in FN value</w:t>
      </w:r>
      <w:r w:rsidR="00F21C60">
        <w:t xml:space="preserve"> as a percenta</w:t>
      </w:r>
      <w:r w:rsidR="005D3F20">
        <w:t>ge</w:t>
      </w:r>
      <w:r w:rsidR="00F21C60">
        <w:t>:</w:t>
      </w:r>
    </w:p>
    <w:p w14:paraId="00467F36" w14:textId="4ECE7E11" w:rsidR="00F21C60" w:rsidRPr="00B04CD5" w:rsidRDefault="00F21C60" w:rsidP="00F21C60">
      <w:pPr>
        <w:ind w:firstLine="720"/>
      </w:pPr>
      <w:r>
        <w:t xml:space="preserve">Net Change =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p>
    <w:p w14:paraId="3672E9DE" w14:textId="77777777" w:rsidR="00F21C60" w:rsidRDefault="00F21C60" w:rsidP="00F21C60">
      <w:pPr>
        <w:ind w:firstLine="720"/>
      </w:pPr>
      <w:r>
        <w:t xml:space="preserve">Net Change as a percentage = </w:t>
      </w:r>
      <m:oMath>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*100</m:t>
        </m:r>
      </m:oMath>
    </w:p>
    <w:p w14:paraId="73581048" w14:textId="77777777" w:rsidR="006D594B" w:rsidRPr="000C186C" w:rsidRDefault="00F21C60" w:rsidP="006D594B">
      <w:r>
        <w:t xml:space="preserve">where,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t xml:space="preserve"> is the annual FN concentration in year </w:t>
      </w:r>
      <w:r>
        <w:rPr>
          <w:i/>
          <w:iCs/>
        </w:rPr>
        <w:t>t</w:t>
      </w:r>
      <w:r>
        <w:rPr>
          <w:i/>
          <w:iCs/>
          <w:vertAlign w:val="subscript"/>
        </w:rPr>
        <w:t>1</w:t>
      </w:r>
      <w:r>
        <w:t xml:space="preserv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oMath>
      <w:r>
        <w:rPr>
          <w:rFonts w:eastAsiaTheme="minorEastAsia"/>
        </w:rPr>
        <w:t xml:space="preserve">is the annual FN concentration in year </w:t>
      </w:r>
      <w:r>
        <w:rPr>
          <w:rFonts w:eastAsiaTheme="minorEastAsia"/>
          <w:i/>
          <w:iCs/>
        </w:rPr>
        <w:t>t</w:t>
      </w:r>
      <w:r>
        <w:rPr>
          <w:rFonts w:eastAsiaTheme="minorEastAsia"/>
          <w:i/>
          <w:iCs/>
          <w:vertAlign w:val="subscript"/>
        </w:rPr>
        <w:t>2</w:t>
      </w:r>
      <w:r>
        <w:rPr>
          <w:rFonts w:eastAsiaTheme="minorEastAsia"/>
        </w:rPr>
        <w:t xml:space="preserve">. </w:t>
      </w:r>
      <w:r w:rsidR="006D594B">
        <w:t>We used the rate of change in percent per year to compare FN trends across different periods:</w:t>
      </w:r>
    </w:p>
    <w:p w14:paraId="14758C20" w14:textId="77777777" w:rsidR="006D594B" w:rsidRPr="00B04CD5" w:rsidRDefault="006D594B" w:rsidP="006D594B">
      <w:pPr>
        <w:ind w:firstLine="720"/>
      </w:pPr>
      <w:r>
        <w:t xml:space="preserve">Rate of change in percent per year =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r>
              <w:rPr>
                <w:rFonts w:ascii="Cambria Math" w:hAnsi="Cambria Math"/>
              </w:rPr>
              <m:t>*100</m:t>
            </m:r>
          </m:e>
        </m:d>
        <m:r>
          <w:rPr>
            <w:rFonts w:ascii="Cambria Math" w:hAnsi="Cambria Math"/>
          </w:rPr>
          <m:t>/n</m:t>
        </m:r>
      </m:oMath>
    </w:p>
    <w:p w14:paraId="15646DC3" w14:textId="5F7113EB" w:rsidR="009A5F0C" w:rsidRDefault="006D594B" w:rsidP="00F21C60">
      <w:pPr>
        <w:rPr>
          <w:rFonts w:eastAsiaTheme="minorEastAsia"/>
        </w:rPr>
      </w:pPr>
      <w:r>
        <w:rPr>
          <w:rFonts w:eastAsiaTheme="minorEastAsia"/>
        </w:rPr>
        <w:t xml:space="preserve">where, </w:t>
      </w:r>
      <w:r>
        <w:rPr>
          <w:rFonts w:eastAsiaTheme="minorEastAsia"/>
          <w:i/>
          <w:iCs/>
        </w:rPr>
        <w:t>n</w:t>
      </w:r>
      <w:r>
        <w:rPr>
          <w:rFonts w:eastAsiaTheme="minorEastAsia"/>
        </w:rPr>
        <w:t xml:space="preserve"> is </w:t>
      </w:r>
      <w:r>
        <w:rPr>
          <w:rFonts w:eastAsiaTheme="minorEastAsia"/>
          <w:i/>
          <w:iCs/>
        </w:rPr>
        <w:t>t</w:t>
      </w:r>
      <w:r>
        <w:rPr>
          <w:rFonts w:eastAsiaTheme="minorEastAsia"/>
          <w:i/>
          <w:iCs/>
          <w:vertAlign w:val="subscript"/>
        </w:rPr>
        <w:t>2</w:t>
      </w:r>
      <w:r>
        <w:rPr>
          <w:rFonts w:eastAsiaTheme="minorEastAsia"/>
          <w:i/>
          <w:iCs/>
        </w:rPr>
        <w:t xml:space="preserve"> – t</w:t>
      </w:r>
      <w:r>
        <w:rPr>
          <w:rFonts w:eastAsiaTheme="minorEastAsia"/>
          <w:i/>
          <w:iCs/>
          <w:vertAlign w:val="subscript"/>
        </w:rPr>
        <w:t>1</w:t>
      </w:r>
      <w:r>
        <w:rPr>
          <w:rFonts w:eastAsiaTheme="minorEastAsia"/>
        </w:rPr>
        <w:t xml:space="preserve">. </w:t>
      </w:r>
    </w:p>
    <w:p w14:paraId="5693BDD0" w14:textId="77777777" w:rsidR="0047363D" w:rsidRDefault="00F21C60" w:rsidP="0047363D">
      <w:pPr>
        <w:ind w:firstLine="720"/>
        <w:rPr>
          <w:rFonts w:eastAsiaTheme="minorEastAsia"/>
        </w:rPr>
      </w:pPr>
      <w:r>
        <w:rPr>
          <w:rFonts w:eastAsiaTheme="minorEastAsia"/>
        </w:rPr>
        <w:lastRenderedPageBreak/>
        <w:t xml:space="preserve">The uncertainty associated with </w:t>
      </w:r>
      <w:r w:rsidR="0047363D">
        <w:rPr>
          <w:rFonts w:eastAsiaTheme="minorEastAsia"/>
        </w:rPr>
        <w:t>annual FN trends</w:t>
      </w:r>
      <w:r w:rsidR="009A5F0C">
        <w:rPr>
          <w:rFonts w:eastAsiaTheme="minorEastAsia"/>
        </w:rPr>
        <w:t xml:space="preserve"> was estimated using the </w:t>
      </w:r>
      <w:proofErr w:type="spellStart"/>
      <w:r w:rsidR="009A5F0C">
        <w:rPr>
          <w:rFonts w:eastAsiaTheme="minorEastAsia"/>
        </w:rPr>
        <w:t>EGRETci</w:t>
      </w:r>
      <w:proofErr w:type="spellEnd"/>
      <w:r w:rsidR="009A5F0C">
        <w:rPr>
          <w:rFonts w:eastAsiaTheme="minorEastAsia"/>
        </w:rPr>
        <w:t xml:space="preserve"> package </w:t>
      </w:r>
      <w:r w:rsidR="009A5F0C">
        <w:rPr>
          <w:rFonts w:eastAsiaTheme="minorEastAsia"/>
        </w:rPr>
        <w:fldChar w:fldCharType="begin"/>
      </w:r>
      <w:r w:rsidR="009A5F0C">
        <w:rPr>
          <w:rFonts w:eastAsiaTheme="minorEastAsia"/>
        </w:rPr>
        <w:instrText xml:space="preserve"> ADDIN EN.CITE &lt;EndNote&gt;&lt;Cite&gt;&lt;Author&gt;Hirsch&lt;/Author&gt;&lt;Year&gt;2015&lt;/Year&gt;&lt;RecNum&gt;16958&lt;/RecNum&gt;&lt;DisplayText&gt;(Hirsch, Archfield, &amp;amp; De Cicco, 2015)&lt;/DisplayText&gt;&lt;record&gt;&lt;rec-number&gt;16958&lt;/rec-number&gt;&lt;foreign-keys&gt;&lt;key app="EN" db-id="vxf5p2xpuads9deaf5xvd2ri20s0at2spve5" timestamp="1685547370"&gt;16958&lt;/key&gt;&lt;/foreign-keys&gt;&lt;ref-type name="Journal Article"&gt;17&lt;/ref-type&gt;&lt;contributors&gt;&lt;authors&gt;&lt;author&gt;Hirsch, Robert M.&lt;/author&gt;&lt;author&gt;Archfield, Stacey A.&lt;/author&gt;&lt;author&gt;De Cicco, Laura A.&lt;/author&gt;&lt;/authors&gt;&lt;/contributors&gt;&lt;titles&gt;&lt;title&gt;A bootstrap method for estimating uncertainty of water quality trends&lt;/title&gt;&lt;secondary-title&gt;Environmental Modelling &amp;amp; Software&lt;/secondary-title&gt;&lt;/titles&gt;&lt;periodical&gt;&lt;full-title&gt;Environmental Modelling &amp;amp; Software&lt;/full-title&gt;&lt;/periodical&gt;&lt;pages&gt;148-166&lt;/pages&gt;&lt;volume&gt;73&lt;/volume&gt;&lt;keywords&gt;&lt;keyword&gt;Water quality&lt;/keyword&gt;&lt;keyword&gt;Bootstrap&lt;/keyword&gt;&lt;keyword&gt;Trend&lt;/keyword&gt;&lt;keyword&gt;Uncertainty analysis&lt;/keyword&gt;&lt;/keywords&gt;&lt;dates&gt;&lt;year&gt;2015&lt;/year&gt;&lt;pub-dates&gt;&lt;date&gt;2015/11/01/&lt;/date&gt;&lt;/pub-dates&gt;&lt;/dates&gt;&lt;isbn&gt;1364-8152&lt;/isbn&gt;&lt;urls&gt;&lt;related-urls&gt;&lt;url&gt;https://www.sciencedirect.com/science/article/pii/S1364815215300220&lt;/url&gt;&lt;/related-urls&gt;&lt;/urls&gt;&lt;electronic-resource-num&gt;https://doi.org/10.1016/j.envsoft.2015.07.017&lt;/electronic-resource-num&gt;&lt;/record&gt;&lt;/Cite&gt;&lt;/EndNote&gt;</w:instrText>
      </w:r>
      <w:r w:rsidR="009A5F0C">
        <w:rPr>
          <w:rFonts w:eastAsiaTheme="minorEastAsia"/>
        </w:rPr>
        <w:fldChar w:fldCharType="separate"/>
      </w:r>
      <w:r w:rsidR="009A5F0C">
        <w:rPr>
          <w:rFonts w:eastAsiaTheme="minorEastAsia"/>
          <w:noProof/>
        </w:rPr>
        <w:t>(Hirsch, Archfield, &amp; De Cicco, 2015)</w:t>
      </w:r>
      <w:r w:rsidR="009A5F0C">
        <w:rPr>
          <w:rFonts w:eastAsiaTheme="minorEastAsia"/>
        </w:rPr>
        <w:fldChar w:fldCharType="end"/>
      </w:r>
      <w:r w:rsidR="009A5F0C">
        <w:rPr>
          <w:rFonts w:eastAsiaTheme="minorEastAsia"/>
        </w:rPr>
        <w:t xml:space="preserve">. From this package, a bootstrap method supplied a likelihood statistic for all the estimated FN trends. This method provides 1) an indication of whether the null hypothesis, no trend over the period, should be rejected and 2) a measure of the estimated trend strength as described by a trend descriptor. For example, a trend (upward or downward) with a likelihood statistic between 0.95 and 1.0 would be described as “highly likely”, while a likelihood statistic of less than 0.05 would be described as “highly unlikely”. Further details on trend descriptors can be found in </w:t>
      </w:r>
      <w:r w:rsidR="0047363D">
        <w:rPr>
          <w:rFonts w:eastAsiaTheme="minorEastAsia"/>
        </w:rPr>
        <w:fldChar w:fldCharType="begin"/>
      </w:r>
      <w:r w:rsidR="0047363D">
        <w:rPr>
          <w:rFonts w:eastAsiaTheme="minorEastAsia"/>
        </w:rPr>
        <w:instrText xml:space="preserve"> ADDIN EN.CITE &lt;EndNote&gt;&lt;Cite AuthorYear="1"&gt;&lt;Author&gt;Hicks&lt;/Author&gt;&lt;Year&gt;2023&lt;/Year&gt;&lt;RecNum&gt;16962&lt;/RecNum&gt;&lt;DisplayText&gt;Hicks, Crain, and Segrest (2023)&lt;/DisplayText&gt;&lt;record&gt;&lt;rec-number&gt;16962&lt;/rec-number&gt;&lt;foreign-keys&gt;&lt;key app="EN" db-id="vxf5p2xpuads9deaf5xvd2ri20s0at2spve5" timestamp="1692195275"&gt;16962&lt;/key&gt;&lt;/foreign-keys&gt;&lt;ref-type name="Report"&gt;27&lt;/ref-type&gt;&lt;contributors&gt;&lt;authors&gt;&lt;author&gt;Hicks, Matthew B.&lt;/author&gt;&lt;author&gt;Crain, Angela S.&lt;/author&gt;&lt;author&gt;Segrest, Natalie G.&lt;/author&gt;&lt;/authors&gt;&lt;tertiary-authors&gt;&lt;author&gt;U. S. Geological Survey&lt;/author&gt;&lt;/tertiary-authors&gt;&lt;/contributors&gt;&lt;titles&gt;&lt;title&gt;Status and trends of total nitrogen and total phosphorus concentrations, loads, and yields in streams of Mississippi, water years 2008–18&lt;/title&gt;&lt;secondary-title&gt;Scientific Investigations Report&lt;/secondary-title&gt;&lt;/titles&gt;&lt;pages&gt;92&lt;/pages&gt;&lt;dates&gt;&lt;year&gt;2023&lt;/year&gt;&lt;/dates&gt;&lt;pub-location&gt;Reston, VA&lt;/pub-location&gt;&lt;isbn&gt;2023-5003&lt;/isbn&gt;&lt;work-type&gt;Report&lt;/work-type&gt;&lt;urls&gt;&lt;related-urls&gt;&lt;url&gt;http://pubs.er.usgs.gov/publication/sir20235003&lt;/url&gt;&lt;/related-urls&gt;&lt;/urls&gt;&lt;electronic-resource-num&gt;10.3133/sir20235003&lt;/electronic-resource-num&gt;&lt;remote-database-name&gt;USGS Publications Warehouse&lt;/remote-database-name&gt;&lt;language&gt;English&lt;/language&gt;&lt;/record&gt;&lt;/Cite&gt;&lt;/EndNote&gt;</w:instrText>
      </w:r>
      <w:r w:rsidR="0047363D">
        <w:rPr>
          <w:rFonts w:eastAsiaTheme="minorEastAsia"/>
        </w:rPr>
        <w:fldChar w:fldCharType="separate"/>
      </w:r>
      <w:r w:rsidR="0047363D">
        <w:rPr>
          <w:rFonts w:eastAsiaTheme="minorEastAsia"/>
          <w:noProof/>
        </w:rPr>
        <w:t>Hicks, Crain, and Segrest (2023)</w:t>
      </w:r>
      <w:r w:rsidR="0047363D">
        <w:rPr>
          <w:rFonts w:eastAsiaTheme="minorEastAsia"/>
        </w:rPr>
        <w:fldChar w:fldCharType="end"/>
      </w:r>
      <w:r w:rsidR="0047363D">
        <w:rPr>
          <w:rFonts w:eastAsiaTheme="minorEastAsia"/>
        </w:rPr>
        <w:t xml:space="preserve">. </w:t>
      </w:r>
    </w:p>
    <w:p w14:paraId="5806DD0D" w14:textId="7421769B" w:rsidR="00D22C5D" w:rsidRPr="000C186C" w:rsidRDefault="0047363D" w:rsidP="006D594B">
      <w:pPr>
        <w:ind w:firstLine="720"/>
        <w:rPr>
          <w:rFonts w:eastAsiaTheme="minorEastAsia"/>
        </w:rPr>
      </w:pPr>
      <w:r>
        <w:t>In addition to the trends in annual FN values from 200</w:t>
      </w:r>
      <w:r w:rsidR="00C25BC8">
        <w:t>9</w:t>
      </w:r>
      <w:r>
        <w:t>-202</w:t>
      </w:r>
      <w:r w:rsidR="00C25BC8">
        <w:t>1</w:t>
      </w:r>
      <w:r>
        <w:t xml:space="preserve">, annual SRP and TP trends </w:t>
      </w:r>
      <w:r w:rsidR="006D594B">
        <w:t xml:space="preserve">in fluxes </w:t>
      </w:r>
      <w:r w:rsidR="003B11E5">
        <w:t xml:space="preserve">were </w:t>
      </w:r>
      <w:r>
        <w:t xml:space="preserve">also </w:t>
      </w:r>
      <w:r w:rsidR="001F4D6F">
        <w:t xml:space="preserve">estimated for the </w:t>
      </w:r>
      <w:r w:rsidR="003E477B">
        <w:t>periods of 2009-2015 and</w:t>
      </w:r>
      <w:r w:rsidR="001F4D6F">
        <w:t xml:space="preserve"> 2015-2022</w:t>
      </w:r>
      <w:r w:rsidR="003E477B">
        <w:t xml:space="preserve"> and then compared</w:t>
      </w:r>
      <w:r w:rsidR="001F4D6F">
        <w:t xml:space="preserve">. </w:t>
      </w:r>
      <w:r w:rsidR="000C186C">
        <w:t>Comparing th</w:t>
      </w:r>
      <w:r w:rsidR="003E477B">
        <w:t xml:space="preserve">ese periods </w:t>
      </w:r>
      <w:r w:rsidR="000C186C">
        <w:t xml:space="preserve">has the potential to elucidate the influence of </w:t>
      </w:r>
      <w:r w:rsidR="00C25BC8">
        <w:t xml:space="preserve">nutrient reduction strategies, especially </w:t>
      </w:r>
      <w:r w:rsidR="000C186C">
        <w:t xml:space="preserve">the </w:t>
      </w:r>
      <w:r w:rsidR="003E477B">
        <w:t xml:space="preserve">2015 nutrient management </w:t>
      </w:r>
      <w:r w:rsidR="000C186C">
        <w:t xml:space="preserve">regulations. Because WRTDS does not assume linearity of changes over time, rate of change can be compared between different parts of the record </w:t>
      </w:r>
      <w:r w:rsidR="000C186C">
        <w:fldChar w:fldCharType="begin"/>
      </w:r>
      <w:r w:rsidR="000C186C">
        <w:instrText xml:space="preserve"> ADDIN EN.CITE &lt;EndNote&gt;&lt;Cite&gt;&lt;Author&gt;Sprague&lt;/Author&gt;&lt;Year&gt;2011&lt;/Year&gt;&lt;RecNum&gt;16961&lt;/RecNum&gt;&lt;DisplayText&gt;(Sprague et al., 2011)&lt;/DisplayText&gt;&lt;record&gt;&lt;rec-number&gt;16961&lt;/rec-number&gt;&lt;foreign-keys&gt;&lt;key app="EN" db-id="vxf5p2xpuads9deaf5xvd2ri20s0at2spve5" timestamp="1692041725"&gt;16961&lt;/key&gt;&lt;/foreign-keys&gt;&lt;ref-type name="Journal Article"&gt;17&lt;/ref-type&gt;&lt;contributors&gt;&lt;authors&gt;&lt;author&gt;Sprague, Lori A.&lt;/author&gt;&lt;author&gt;Hirsch, Robert M.&lt;/author&gt;&lt;author&gt;Aulenbach, Brent T.&lt;/author&gt;&lt;/authors&gt;&lt;/contributors&gt;&lt;titles&gt;&lt;title&gt;Nitrate in the Mississippi River and Its Tributaries, 1980 to 2008: Are We Making Progress?&lt;/title&gt;&lt;secondary-title&gt;Environmental Science &amp;amp; Technology&lt;/secondary-title&gt;&lt;/titles&gt;&lt;periodical&gt;&lt;full-title&gt;Environmental science &amp;amp; technology&lt;/full-title&gt;&lt;/periodical&gt;&lt;pages&gt;7209-7216&lt;/pages&gt;&lt;volume&gt;45&lt;/volume&gt;&lt;number&gt;17&lt;/number&gt;&lt;dates&gt;&lt;year&gt;2011&lt;/year&gt;&lt;pub-dates&gt;&lt;date&gt;2011/09/01&lt;/date&gt;&lt;/pub-dates&gt;&lt;/dates&gt;&lt;publisher&gt;American Chemical Society&lt;/publisher&gt;&lt;isbn&gt;0013-936X&lt;/isbn&gt;&lt;urls&gt;&lt;related-urls&gt;&lt;url&gt;https://doi.org/10.1021/es201221s&lt;/url&gt;&lt;/related-urls&gt;&lt;/urls&gt;&lt;electronic-resource-num&gt;10.1021/es201221s&lt;/electronic-resource-num&gt;&lt;/record&gt;&lt;/Cite&gt;&lt;/EndNote&gt;</w:instrText>
      </w:r>
      <w:r w:rsidR="000C186C">
        <w:fldChar w:fldCharType="separate"/>
      </w:r>
      <w:r w:rsidR="000C186C">
        <w:rPr>
          <w:noProof/>
        </w:rPr>
        <w:t>(Sprague et al., 2011)</w:t>
      </w:r>
      <w:r w:rsidR="000C186C">
        <w:fldChar w:fldCharType="end"/>
      </w:r>
      <w:r w:rsidR="000C186C">
        <w:t>.</w:t>
      </w:r>
      <w:r w:rsidR="0061184F">
        <w:t xml:space="preserve"> </w:t>
      </w:r>
      <w:r w:rsidR="000C186C" w:rsidRPr="007D01A0">
        <w:t xml:space="preserve">Seasonal trends were </w:t>
      </w:r>
      <w:r w:rsidR="000C186C">
        <w:t xml:space="preserve">also estimated for both the longer-term and </w:t>
      </w:r>
      <w:r w:rsidR="003E477B">
        <w:t xml:space="preserve">the two short-term </w:t>
      </w:r>
      <w:r w:rsidR="000C186C">
        <w:t xml:space="preserve">periods </w:t>
      </w:r>
      <w:r w:rsidR="000C186C" w:rsidRPr="007D01A0">
        <w:t xml:space="preserve">to </w:t>
      </w:r>
      <w:r w:rsidR="000C186C">
        <w:t>identify</w:t>
      </w:r>
      <w:r w:rsidR="000C186C" w:rsidRPr="007D01A0">
        <w:t xml:space="preserve"> when during the year that changes</w:t>
      </w:r>
      <w:r w:rsidR="000C186C">
        <w:t xml:space="preserve"> in water quality</w:t>
      </w:r>
      <w:r w:rsidR="000C186C" w:rsidRPr="007D01A0">
        <w:t xml:space="preserve"> were occuring. For the seasonal analysis, the WY was split into 4 separate seasons: October – November (Fall), December – February (Winter), March – July (Spring), August – September (Summer; Fall). Spring was set for March 1 through July 31 because spring phosphorus loads have been found to correlate to the intensity of the HAB in the Western Lake Erie basin </w:t>
      </w:r>
      <w:r w:rsidR="000C186C" w:rsidRPr="007D01A0">
        <w:fldChar w:fldCharType="begin"/>
      </w:r>
      <w:r w:rsidR="000C186C" w:rsidRPr="007D01A0">
        <w:instrText xml:space="preserve"> ADDIN EN.CITE &lt;EndNote&gt;&lt;Cite&gt;&lt;Author&gt;Annex 4&lt;/Author&gt;&lt;Year&gt;2015&lt;/Year&gt;&lt;RecNum&gt;16934&lt;/RecNum&gt;&lt;DisplayText&gt;(Annex 4, 2015)&lt;/DisplayText&gt;&lt;record&gt;&lt;rec-number&gt;16934&lt;/rec-number&gt;&lt;foreign-keys&gt;&lt;key app="EN" db-id="vxf5p2xpuads9deaf5xvd2ri20s0at2spve5" timestamp="1674831871"&gt;16934&lt;/key&gt;&lt;/foreign-keys&gt;&lt;ref-type name="Government Document"&gt;46&lt;/ref-type&gt;&lt;contributors&gt;&lt;authors&gt;&lt;author&gt;Annex 4,&lt;/author&gt;&lt;/authors&gt;&lt;/contributors&gt;&lt;titles&gt;&lt;title&gt;Recommended phosphorus loading targets for Lake Erie. Annex 4 Objectives and Targets Task Team Final Report to the Nutrients Annex Subcommittee&lt;/title&gt;&lt;/titles&gt;&lt;dates&gt;&lt;year&gt;2015&lt;/year&gt;&lt;/dates&gt;&lt;urls&gt;&lt;/urls&gt;&lt;/record&gt;&lt;/Cite&gt;&lt;/EndNote&gt;</w:instrText>
      </w:r>
      <w:r w:rsidR="000C186C" w:rsidRPr="007D01A0">
        <w:fldChar w:fldCharType="separate"/>
      </w:r>
      <w:r w:rsidR="000C186C" w:rsidRPr="007D01A0">
        <w:rPr>
          <w:noProof/>
        </w:rPr>
        <w:t>(Annex 4, 2015)</w:t>
      </w:r>
      <w:r w:rsidR="000C186C" w:rsidRPr="007D01A0">
        <w:fldChar w:fldCharType="end"/>
      </w:r>
      <w:r w:rsidR="000C186C" w:rsidRPr="007D01A0">
        <w:t>.</w:t>
      </w:r>
      <w:r w:rsidR="000C186C">
        <w:t xml:space="preserve"> </w:t>
      </w:r>
    </w:p>
    <w:p w14:paraId="5757C9EB" w14:textId="41262C47" w:rsidR="000C186C" w:rsidRPr="000C186C" w:rsidRDefault="000C186C" w:rsidP="004935D5">
      <w:pPr>
        <w:ind w:firstLine="432"/>
      </w:pPr>
      <w:r w:rsidRPr="003C6EFE">
        <w:t>Model performance evaluations, including a visual assessment of the model fit and the detection of bias in residuals were completed,</w:t>
      </w:r>
      <w:r>
        <w:t xml:space="preserve"> and deemed acceptable.</w:t>
      </w:r>
      <w:r w:rsidRPr="003C6EFE">
        <w:t xml:space="preserve"> All WRTDS models were run at the daily time step and the concentrations and loads were aggregated to seasonal</w:t>
      </w:r>
      <w:r>
        <w:t xml:space="preserve"> </w:t>
      </w:r>
      <w:r w:rsidRPr="003C6EFE">
        <w:t xml:space="preserve">or annual </w:t>
      </w:r>
      <w:r w:rsidRPr="003C6EFE">
        <w:lastRenderedPageBreak/>
        <w:t>means.</w:t>
      </w:r>
      <w:r>
        <w:t xml:space="preserve"> The annual FN and Kalman filter flux estimates were converted to common units (kg/km</w:t>
      </w:r>
      <w:r>
        <w:rPr>
          <w:vertAlign w:val="superscript"/>
        </w:rPr>
        <w:t>2</w:t>
      </w:r>
      <w:r>
        <w:t xml:space="preserve">). </w:t>
      </w:r>
      <w:r w:rsidRPr="000C186C">
        <w:t>All analyses were conducted in the R statistical environment</w:t>
      </w:r>
      <w:r w:rsidR="004935D5">
        <w:t xml:space="preserve"> </w:t>
      </w:r>
      <w:r w:rsidR="004935D5">
        <w:fldChar w:fldCharType="begin"/>
      </w:r>
      <w:r w:rsidR="004935D5">
        <w:instrText xml:space="preserve"> ADDIN EN.CITE &lt;EndNote&gt;&lt;Cite&gt;&lt;Author&gt;R Core Team&lt;/Author&gt;&lt;Year&gt;2022&lt;/Year&gt;&lt;RecNum&gt;16865&lt;/RecNum&gt;&lt;DisplayText&gt;(R Core Team, 2022)&lt;/DisplayText&gt;&lt;record&gt;&lt;rec-number&gt;16865&lt;/rec-number&gt;&lt;foreign-keys&gt;&lt;key app="EN" db-id="vxf5p2xpuads9deaf5xvd2ri20s0at2spve5" timestamp="1670346407"&gt;16865&lt;/key&gt;&lt;/foreign-keys&gt;&lt;ref-type name="Computer Program"&gt;9&lt;/ref-type&gt;&lt;contributors&gt;&lt;authors&gt;&lt;author&gt;R Core Team,&lt;/author&gt;&lt;/authors&gt;&lt;/contributors&gt;&lt;titles&gt;&lt;title&gt;R: A Language and Environment for Statistical Computing&lt;/title&gt;&lt;/titles&gt;&lt;edition&gt;4.1.3&lt;/edition&gt;&lt;dates&gt;&lt;year&gt;2022&lt;/year&gt;&lt;/dates&gt;&lt;pub-location&gt;Vienna, Austria&lt;/pub-location&gt;&lt;publisher&gt;R Foundation for Statistical Computing&lt;/publisher&gt;&lt;urls&gt;&lt;related-urls&gt;&lt;url&gt;https://www.R-project.org/&lt;/url&gt;&lt;/related-urls&gt;&lt;/urls&gt;&lt;/record&gt;&lt;/Cite&gt;&lt;/EndNote&gt;</w:instrText>
      </w:r>
      <w:r w:rsidR="004935D5">
        <w:fldChar w:fldCharType="separate"/>
      </w:r>
      <w:r w:rsidR="004935D5">
        <w:rPr>
          <w:noProof/>
        </w:rPr>
        <w:t>(R Core Team, 2022)</w:t>
      </w:r>
      <w:r w:rsidR="004935D5">
        <w:fldChar w:fldCharType="end"/>
      </w:r>
      <w:r w:rsidRPr="000C186C">
        <w:t>.</w:t>
      </w:r>
    </w:p>
    <w:p w14:paraId="0C7C64FC" w14:textId="2A14117B" w:rsidR="00001EA6" w:rsidRDefault="007E31AC" w:rsidP="0085588B">
      <w:pPr>
        <w:pStyle w:val="Heading1"/>
      </w:pPr>
      <w:r>
        <w:t>Results</w:t>
      </w:r>
      <w:r w:rsidR="00450C40">
        <w:t xml:space="preserve"> &amp; Discussion</w:t>
      </w:r>
    </w:p>
    <w:p w14:paraId="15734AAA" w14:textId="43BF4004" w:rsidR="00665B3B" w:rsidRDefault="00D9268F" w:rsidP="001F0266">
      <w:pPr>
        <w:pStyle w:val="Heading2"/>
      </w:pPr>
      <w:r>
        <w:t>Annual c</w:t>
      </w:r>
      <w:r w:rsidR="00665B3B">
        <w:t xml:space="preserve">hanges in </w:t>
      </w:r>
      <w:r w:rsidR="00BB60DF">
        <w:t>P</w:t>
      </w:r>
      <w:r w:rsidR="00665B3B">
        <w:t xml:space="preserve"> </w:t>
      </w:r>
      <w:r w:rsidR="00BB60DF">
        <w:t>in WLEB streams and rivers</w:t>
      </w:r>
      <w:r w:rsidR="00E42991">
        <w:t>, 200</w:t>
      </w:r>
      <w:r w:rsidR="00D0235F">
        <w:t>9</w:t>
      </w:r>
      <w:r w:rsidR="00E42991">
        <w:t>-202</w:t>
      </w:r>
      <w:r w:rsidR="00D0235F">
        <w:t>1</w:t>
      </w:r>
    </w:p>
    <w:p w14:paraId="05A5C1DC" w14:textId="17D94C2B" w:rsidR="008A7740" w:rsidRDefault="00D0235F" w:rsidP="00EE6865">
      <w:pPr>
        <w:ind w:firstLine="720"/>
      </w:pPr>
      <w:r>
        <w:t>Since 2009, three</w:t>
      </w:r>
      <w:r w:rsidR="00134E80">
        <w:t xml:space="preserve"> of the seven sites had a highly likely upward trends</w:t>
      </w:r>
      <w:r>
        <w:t xml:space="preserve"> in mean annual FN concentrations of SRP </w:t>
      </w:r>
      <w:r w:rsidR="00EE6865">
        <w:t xml:space="preserve">with percent changes </w:t>
      </w:r>
      <w:r w:rsidR="00134E80">
        <w:t xml:space="preserve">ranging from </w:t>
      </w:r>
      <w:r>
        <w:t>27</w:t>
      </w:r>
      <w:r w:rsidR="00134E80">
        <w:t>% at Sandusky to 1</w:t>
      </w:r>
      <w:r>
        <w:t>03</w:t>
      </w:r>
      <w:r w:rsidR="00134E80">
        <w:t xml:space="preserve">% at Blanchard (Table </w:t>
      </w:r>
      <w:r w:rsidR="005F0409">
        <w:t>2</w:t>
      </w:r>
      <w:r w:rsidR="00676083">
        <w:t>, Figure 1</w:t>
      </w:r>
      <w:r w:rsidR="00134E80">
        <w:t>).</w:t>
      </w:r>
      <w:r w:rsidR="00AB4E67">
        <w:t xml:space="preserve"> T</w:t>
      </w:r>
      <w:r w:rsidR="00134E80">
        <w:t>he Maumee site had a</w:t>
      </w:r>
      <w:r w:rsidR="00AB4E67">
        <w:t xml:space="preserve"> slight </w:t>
      </w:r>
      <w:r>
        <w:t>negative</w:t>
      </w:r>
      <w:r w:rsidR="00AB4E67">
        <w:t xml:space="preserve"> trend </w:t>
      </w:r>
      <w:r w:rsidR="00EE6865">
        <w:t>with a percent change</w:t>
      </w:r>
      <w:r w:rsidR="00AB4E67">
        <w:t xml:space="preserve"> 0.5%, while the Tiffin and Honey sites each had likely downward trends </w:t>
      </w:r>
      <w:r w:rsidR="00EE6865">
        <w:t>with percent changes of</w:t>
      </w:r>
      <w:r w:rsidR="00AB4E67">
        <w:t xml:space="preserve"> -</w:t>
      </w:r>
      <w:r>
        <w:t>5</w:t>
      </w:r>
      <w:r w:rsidR="00AB4E67">
        <w:t xml:space="preserve"> and -</w:t>
      </w:r>
      <w:r>
        <w:t>9</w:t>
      </w:r>
      <w:r w:rsidR="00AB4E67">
        <w:t xml:space="preserve">%, respectively. </w:t>
      </w:r>
      <w:r w:rsidR="007251AF">
        <w:t xml:space="preserve">For annual FN fluxes of SRP, </w:t>
      </w:r>
      <w:r>
        <w:t xml:space="preserve">three </w:t>
      </w:r>
      <w:r w:rsidR="007251AF">
        <w:t>of the seven sites had very likely to highly likely upward trends</w:t>
      </w:r>
      <w:r w:rsidR="00EE6865">
        <w:t xml:space="preserve"> with percent changes</w:t>
      </w:r>
      <w:r w:rsidR="007251AF">
        <w:t xml:space="preserve"> ranging from 1</w:t>
      </w:r>
      <w:r>
        <w:t>9</w:t>
      </w:r>
      <w:r w:rsidR="007251AF">
        <w:t>% at</w:t>
      </w:r>
      <w:r>
        <w:t xml:space="preserve"> Sandusky</w:t>
      </w:r>
      <w:r w:rsidR="007251AF">
        <w:t xml:space="preserve"> to </w:t>
      </w:r>
      <w:r>
        <w:t>28</w:t>
      </w:r>
      <w:r w:rsidR="007251AF">
        <w:t xml:space="preserve">% at Blanchard (Table </w:t>
      </w:r>
      <w:r w:rsidR="005F0409">
        <w:t>2</w:t>
      </w:r>
      <w:r w:rsidR="007251AF">
        <w:t>).</w:t>
      </w:r>
      <w:r w:rsidR="00E42991">
        <w:t xml:space="preserve"> The Honey and Tiffin sites had upward (</w:t>
      </w:r>
      <w:r>
        <w:t>2</w:t>
      </w:r>
      <w:r w:rsidR="00E42991">
        <w:t>%) and downward (-</w:t>
      </w:r>
      <w:r>
        <w:t>5</w:t>
      </w:r>
      <w:r w:rsidR="00E42991">
        <w:t xml:space="preserve">%) trends, but in both cases an upward trend was as likely as a </w:t>
      </w:r>
      <w:r w:rsidR="00EE6865">
        <w:t xml:space="preserve">downward </w:t>
      </w:r>
      <w:r w:rsidR="00E42991">
        <w:t>trend. Only the Maumee site had a likely downward trend</w:t>
      </w:r>
      <w:r w:rsidR="00EE6865">
        <w:t xml:space="preserve"> with a percent change of </w:t>
      </w:r>
      <w:r w:rsidR="00E42991">
        <w:t>-</w:t>
      </w:r>
      <w:r>
        <w:t>5</w:t>
      </w:r>
      <w:r w:rsidR="00E42991">
        <w:t>%.</w:t>
      </w:r>
    </w:p>
    <w:p w14:paraId="6321A272" w14:textId="7A14F7AF" w:rsidR="0073503F" w:rsidRDefault="0073503F" w:rsidP="005F0409">
      <w:pPr>
        <w:pStyle w:val="Caption"/>
      </w:pPr>
      <w:r>
        <w:t xml:space="preserve">Table </w:t>
      </w:r>
      <w:r w:rsidR="005F0409">
        <w:t>2</w:t>
      </w:r>
      <w:r>
        <w:t>:</w:t>
      </w:r>
      <w:r w:rsidR="005F0409">
        <w:t xml:space="preserve"> SRP trends from 2009 to 2021.</w:t>
      </w:r>
    </w:p>
    <w:tbl>
      <w:tblPr>
        <w:tblStyle w:val="PlainTable2"/>
        <w:tblW w:w="9600" w:type="dxa"/>
        <w:tblLook w:val="04A0" w:firstRow="1" w:lastRow="0" w:firstColumn="1" w:lastColumn="0" w:noHBand="0" w:noVBand="1"/>
      </w:tblPr>
      <w:tblGrid>
        <w:gridCol w:w="1199"/>
        <w:gridCol w:w="1199"/>
        <w:gridCol w:w="1200"/>
        <w:gridCol w:w="1201"/>
        <w:gridCol w:w="1200"/>
        <w:gridCol w:w="1200"/>
        <w:gridCol w:w="1200"/>
        <w:gridCol w:w="1201"/>
      </w:tblGrid>
      <w:tr w:rsidR="004536A7" w:rsidRPr="004536A7" w14:paraId="314978EB" w14:textId="77777777" w:rsidTr="00676083">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vMerge w:val="restart"/>
          </w:tcPr>
          <w:p w14:paraId="6F48C6B9" w14:textId="34BFD76C" w:rsidR="004536A7" w:rsidRPr="004536A7" w:rsidRDefault="004536A7" w:rsidP="00676083">
            <w:pPr>
              <w:spacing w:line="240" w:lineRule="auto"/>
              <w:jc w:val="center"/>
              <w:rPr>
                <w:rFonts w:cs="Times New Roman"/>
                <w:sz w:val="16"/>
                <w:szCs w:val="16"/>
              </w:rPr>
            </w:pPr>
            <w:r w:rsidRPr="004536A7">
              <w:rPr>
                <w:rFonts w:cs="Times New Roman"/>
                <w:sz w:val="16"/>
                <w:szCs w:val="16"/>
              </w:rPr>
              <w:t>Site</w:t>
            </w:r>
          </w:p>
        </w:tc>
        <w:tc>
          <w:tcPr>
            <w:tcW w:w="3600" w:type="dxa"/>
            <w:gridSpan w:val="3"/>
          </w:tcPr>
          <w:p w14:paraId="025A3DF1" w14:textId="61B146DE" w:rsidR="004536A7" w:rsidRPr="004536A7" w:rsidRDefault="004536A7"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FN Conc</w:t>
            </w:r>
            <w:r>
              <w:rPr>
                <w:rFonts w:cs="Times New Roman"/>
                <w:sz w:val="16"/>
                <w:szCs w:val="16"/>
              </w:rPr>
              <w:t>entration of SRP</w:t>
            </w:r>
          </w:p>
        </w:tc>
        <w:tc>
          <w:tcPr>
            <w:tcW w:w="4801" w:type="dxa"/>
            <w:gridSpan w:val="4"/>
          </w:tcPr>
          <w:p w14:paraId="5ECE741E" w14:textId="5AC12AF8" w:rsidR="004536A7" w:rsidRPr="004536A7" w:rsidRDefault="004536A7"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FN Flux</w:t>
            </w:r>
            <w:r>
              <w:rPr>
                <w:rFonts w:cs="Times New Roman"/>
                <w:sz w:val="16"/>
                <w:szCs w:val="16"/>
              </w:rPr>
              <w:t xml:space="preserve"> of SRP</w:t>
            </w:r>
          </w:p>
        </w:tc>
      </w:tr>
      <w:tr w:rsidR="004536A7" w:rsidRPr="004536A7" w14:paraId="3B25B8B7" w14:textId="77777777" w:rsidTr="0067608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199" w:type="dxa"/>
            <w:vMerge/>
          </w:tcPr>
          <w:p w14:paraId="6AB096ED" w14:textId="289B486A" w:rsidR="004536A7" w:rsidRPr="004536A7" w:rsidRDefault="004536A7" w:rsidP="00676083">
            <w:pPr>
              <w:spacing w:line="240" w:lineRule="auto"/>
              <w:jc w:val="center"/>
              <w:rPr>
                <w:rFonts w:cs="Times New Roman"/>
                <w:sz w:val="16"/>
                <w:szCs w:val="16"/>
              </w:rPr>
            </w:pPr>
          </w:p>
        </w:tc>
        <w:tc>
          <w:tcPr>
            <w:tcW w:w="1199" w:type="dxa"/>
            <w:vMerge w:val="restart"/>
          </w:tcPr>
          <w:p w14:paraId="139AEDD9" w14:textId="6B4664C1"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Annual mean in 2009, mg/L</w:t>
            </w:r>
          </w:p>
        </w:tc>
        <w:tc>
          <w:tcPr>
            <w:tcW w:w="2400" w:type="dxa"/>
            <w:gridSpan w:val="2"/>
          </w:tcPr>
          <w:p w14:paraId="4A98482E" w14:textId="7D2FB2DF"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Change, 2009 - 2021</w:t>
            </w:r>
          </w:p>
        </w:tc>
        <w:tc>
          <w:tcPr>
            <w:tcW w:w="1200" w:type="dxa"/>
            <w:vMerge w:val="restart"/>
          </w:tcPr>
          <w:p w14:paraId="4F15E7C0" w14:textId="2EA7DC3B"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Total annual flux in 2009, metric ton/yr</w:t>
            </w:r>
          </w:p>
        </w:tc>
        <w:tc>
          <w:tcPr>
            <w:tcW w:w="1200" w:type="dxa"/>
            <w:vMerge w:val="restart"/>
          </w:tcPr>
          <w:p w14:paraId="16687ED4" w14:textId="5F90A66D"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Total annual yield in 200</w:t>
            </w:r>
            <w:r w:rsidR="006F4FBA">
              <w:rPr>
                <w:rFonts w:cs="Times New Roman"/>
                <w:sz w:val="16"/>
                <w:szCs w:val="16"/>
              </w:rPr>
              <w:t>9</w:t>
            </w:r>
            <w:r w:rsidRPr="004536A7">
              <w:rPr>
                <w:rFonts w:cs="Times New Roman"/>
                <w:sz w:val="16"/>
                <w:szCs w:val="16"/>
              </w:rPr>
              <w:t>, kg/km</w:t>
            </w:r>
            <w:r w:rsidRPr="004536A7">
              <w:rPr>
                <w:rFonts w:cs="Times New Roman"/>
                <w:sz w:val="16"/>
                <w:szCs w:val="16"/>
                <w:vertAlign w:val="superscript"/>
              </w:rPr>
              <w:t>2</w:t>
            </w:r>
            <w:r w:rsidRPr="004536A7">
              <w:rPr>
                <w:rFonts w:cs="Times New Roman"/>
                <w:sz w:val="16"/>
                <w:szCs w:val="16"/>
              </w:rPr>
              <w:t>/yr</w:t>
            </w:r>
          </w:p>
        </w:tc>
        <w:tc>
          <w:tcPr>
            <w:tcW w:w="2400" w:type="dxa"/>
            <w:gridSpan w:val="2"/>
          </w:tcPr>
          <w:p w14:paraId="54B4E799" w14:textId="1CF0A66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sz w:val="16"/>
                <w:szCs w:val="16"/>
              </w:rPr>
              <w:t>Change, 200</w:t>
            </w:r>
            <w:r>
              <w:rPr>
                <w:rFonts w:cs="Times New Roman"/>
                <w:sz w:val="16"/>
                <w:szCs w:val="16"/>
              </w:rPr>
              <w:t>9</w:t>
            </w:r>
            <w:r w:rsidRPr="004536A7">
              <w:rPr>
                <w:rFonts w:cs="Times New Roman"/>
                <w:sz w:val="16"/>
                <w:szCs w:val="16"/>
              </w:rPr>
              <w:t>-202</w:t>
            </w:r>
            <w:r>
              <w:rPr>
                <w:rFonts w:cs="Times New Roman"/>
                <w:sz w:val="16"/>
                <w:szCs w:val="16"/>
              </w:rPr>
              <w:t>1</w:t>
            </w:r>
          </w:p>
        </w:tc>
      </w:tr>
      <w:tr w:rsidR="004536A7" w:rsidRPr="004536A7" w14:paraId="3D39AB6C" w14:textId="77777777" w:rsidTr="00676083">
        <w:trPr>
          <w:trHeight w:val="280"/>
        </w:trPr>
        <w:tc>
          <w:tcPr>
            <w:cnfStyle w:val="001000000000" w:firstRow="0" w:lastRow="0" w:firstColumn="1" w:lastColumn="0" w:oddVBand="0" w:evenVBand="0" w:oddHBand="0" w:evenHBand="0" w:firstRowFirstColumn="0" w:firstRowLastColumn="0" w:lastRowFirstColumn="0" w:lastRowLastColumn="0"/>
            <w:tcW w:w="1199" w:type="dxa"/>
            <w:vMerge/>
          </w:tcPr>
          <w:p w14:paraId="312C200B" w14:textId="3651AA9B" w:rsidR="004536A7" w:rsidRPr="004536A7" w:rsidRDefault="004536A7" w:rsidP="00676083">
            <w:pPr>
              <w:spacing w:line="240" w:lineRule="auto"/>
              <w:jc w:val="center"/>
              <w:rPr>
                <w:rFonts w:cs="Times New Roman"/>
                <w:sz w:val="16"/>
                <w:szCs w:val="16"/>
              </w:rPr>
            </w:pPr>
          </w:p>
        </w:tc>
        <w:tc>
          <w:tcPr>
            <w:tcW w:w="1199" w:type="dxa"/>
            <w:vMerge/>
          </w:tcPr>
          <w:p w14:paraId="04D61E7E" w14:textId="2016299C"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00" w:type="dxa"/>
          </w:tcPr>
          <w:p w14:paraId="255C68BE" w14:textId="38477CFD"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mg/L</w:t>
            </w:r>
          </w:p>
        </w:tc>
        <w:tc>
          <w:tcPr>
            <w:tcW w:w="1200" w:type="dxa"/>
          </w:tcPr>
          <w:p w14:paraId="652B17DD" w14:textId="6F5B3EF2"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w:t>
            </w:r>
          </w:p>
        </w:tc>
        <w:tc>
          <w:tcPr>
            <w:tcW w:w="1200" w:type="dxa"/>
            <w:vMerge/>
          </w:tcPr>
          <w:p w14:paraId="413F6721" w14:textId="1D6D18F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00" w:type="dxa"/>
            <w:vMerge/>
          </w:tcPr>
          <w:p w14:paraId="386441C5" w14:textId="67840267"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00" w:type="dxa"/>
          </w:tcPr>
          <w:p w14:paraId="793BE1CD" w14:textId="122BD3F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Metric ton/yr</w:t>
            </w:r>
          </w:p>
        </w:tc>
        <w:tc>
          <w:tcPr>
            <w:tcW w:w="1200" w:type="dxa"/>
          </w:tcPr>
          <w:p w14:paraId="0952815E" w14:textId="0008E70A"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sz w:val="16"/>
                <w:szCs w:val="16"/>
              </w:rPr>
              <w:t>%</w:t>
            </w:r>
          </w:p>
        </w:tc>
      </w:tr>
      <w:tr w:rsidR="004536A7" w:rsidRPr="004536A7" w14:paraId="0606CF3B" w14:textId="77777777" w:rsidTr="0067608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tcPr>
          <w:p w14:paraId="68721185" w14:textId="1E21B389" w:rsidR="004536A7" w:rsidRPr="004536A7" w:rsidRDefault="004536A7" w:rsidP="00676083">
            <w:pPr>
              <w:spacing w:line="240" w:lineRule="auto"/>
              <w:rPr>
                <w:rFonts w:cs="Times New Roman"/>
                <w:sz w:val="16"/>
                <w:szCs w:val="16"/>
              </w:rPr>
            </w:pPr>
            <w:r w:rsidRPr="004536A7">
              <w:rPr>
                <w:rFonts w:cs="Times New Roman"/>
                <w:sz w:val="16"/>
                <w:szCs w:val="16"/>
              </w:rPr>
              <w:t>Maumee</w:t>
            </w:r>
          </w:p>
        </w:tc>
        <w:tc>
          <w:tcPr>
            <w:tcW w:w="1199" w:type="dxa"/>
          </w:tcPr>
          <w:p w14:paraId="7B16F97F" w14:textId="0C8BE1D3"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0.07</w:t>
            </w:r>
          </w:p>
        </w:tc>
        <w:tc>
          <w:tcPr>
            <w:tcW w:w="1200" w:type="dxa"/>
          </w:tcPr>
          <w:p w14:paraId="3B6E89B4" w14:textId="0A901119"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color w:val="000000"/>
                <w:sz w:val="16"/>
                <w:szCs w:val="16"/>
              </w:rPr>
              <w:t>&lt;</w:t>
            </w:r>
            <w:r w:rsidR="004536A7" w:rsidRPr="004536A7">
              <w:rPr>
                <w:rFonts w:cs="Times New Roman"/>
                <w:color w:val="000000"/>
                <w:sz w:val="16"/>
                <w:szCs w:val="16"/>
              </w:rPr>
              <w:t>0.00</w:t>
            </w:r>
            <w:r>
              <w:rPr>
                <w:rFonts w:cs="Times New Roman"/>
                <w:color w:val="000000"/>
                <w:sz w:val="16"/>
                <w:szCs w:val="16"/>
              </w:rPr>
              <w:t>5</w:t>
            </w:r>
          </w:p>
        </w:tc>
        <w:tc>
          <w:tcPr>
            <w:tcW w:w="1200" w:type="dxa"/>
          </w:tcPr>
          <w:p w14:paraId="1AA58EF1" w14:textId="6F8EBB79"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-0.4</w:t>
            </w:r>
          </w:p>
        </w:tc>
        <w:tc>
          <w:tcPr>
            <w:tcW w:w="1200" w:type="dxa"/>
          </w:tcPr>
          <w:p w14:paraId="5C697124" w14:textId="118D71D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60</w:t>
            </w:r>
            <w:r w:rsidR="006F4FBA">
              <w:rPr>
                <w:rFonts w:cs="Times New Roman"/>
                <w:color w:val="000000"/>
                <w:sz w:val="16"/>
                <w:szCs w:val="16"/>
              </w:rPr>
              <w:t>2</w:t>
            </w:r>
          </w:p>
        </w:tc>
        <w:tc>
          <w:tcPr>
            <w:tcW w:w="1200" w:type="dxa"/>
          </w:tcPr>
          <w:p w14:paraId="542657C1" w14:textId="19F1D513"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36.7</w:t>
            </w:r>
          </w:p>
        </w:tc>
        <w:tc>
          <w:tcPr>
            <w:tcW w:w="1200" w:type="dxa"/>
          </w:tcPr>
          <w:p w14:paraId="5E01739C" w14:textId="6C37E73A"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-30</w:t>
            </w:r>
          </w:p>
        </w:tc>
        <w:tc>
          <w:tcPr>
            <w:tcW w:w="1200" w:type="dxa"/>
          </w:tcPr>
          <w:p w14:paraId="78BD021B" w14:textId="17990BB2"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w:t>
            </w:r>
            <w:r w:rsidR="00D0235F">
              <w:rPr>
                <w:rFonts w:cs="Times New Roman"/>
                <w:color w:val="000000"/>
                <w:sz w:val="16"/>
                <w:szCs w:val="16"/>
              </w:rPr>
              <w:t>5</w:t>
            </w:r>
          </w:p>
        </w:tc>
      </w:tr>
      <w:tr w:rsidR="004536A7" w:rsidRPr="004536A7" w14:paraId="3FB4D636" w14:textId="77777777" w:rsidTr="00676083">
        <w:trPr>
          <w:trHeight w:val="324"/>
        </w:trPr>
        <w:tc>
          <w:tcPr>
            <w:cnfStyle w:val="001000000000" w:firstRow="0" w:lastRow="0" w:firstColumn="1" w:lastColumn="0" w:oddVBand="0" w:evenVBand="0" w:oddHBand="0" w:evenHBand="0" w:firstRowFirstColumn="0" w:firstRowLastColumn="0" w:lastRowFirstColumn="0" w:lastRowLastColumn="0"/>
            <w:tcW w:w="1199" w:type="dxa"/>
          </w:tcPr>
          <w:p w14:paraId="4E48C301" w14:textId="082FE78B" w:rsidR="004536A7" w:rsidRPr="004536A7" w:rsidRDefault="004536A7" w:rsidP="00676083">
            <w:pPr>
              <w:spacing w:line="240" w:lineRule="auto"/>
              <w:rPr>
                <w:rFonts w:cs="Times New Roman"/>
                <w:sz w:val="16"/>
                <w:szCs w:val="16"/>
              </w:rPr>
            </w:pPr>
            <w:r>
              <w:rPr>
                <w:rFonts w:cs="Times New Roman"/>
                <w:sz w:val="16"/>
                <w:szCs w:val="16"/>
              </w:rPr>
              <w:t xml:space="preserve">  </w:t>
            </w:r>
            <w:r w:rsidRPr="004536A7">
              <w:rPr>
                <w:rFonts w:cs="Times New Roman"/>
                <w:sz w:val="16"/>
                <w:szCs w:val="16"/>
              </w:rPr>
              <w:t>Tiffin</w:t>
            </w:r>
          </w:p>
        </w:tc>
        <w:tc>
          <w:tcPr>
            <w:tcW w:w="1199" w:type="dxa"/>
          </w:tcPr>
          <w:p w14:paraId="586DDC85" w14:textId="6D6303BD"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0.05</w:t>
            </w:r>
          </w:p>
        </w:tc>
        <w:tc>
          <w:tcPr>
            <w:tcW w:w="1200" w:type="dxa"/>
          </w:tcPr>
          <w:p w14:paraId="09B1CE62" w14:textId="78608BFD"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color w:val="000000"/>
                <w:sz w:val="16"/>
                <w:szCs w:val="16"/>
              </w:rPr>
              <w:t>&lt;</w:t>
            </w:r>
            <w:r w:rsidR="004536A7" w:rsidRPr="004536A7">
              <w:rPr>
                <w:rFonts w:cs="Times New Roman"/>
                <w:color w:val="000000"/>
                <w:sz w:val="16"/>
                <w:szCs w:val="16"/>
              </w:rPr>
              <w:t>0.00</w:t>
            </w:r>
            <w:r>
              <w:rPr>
                <w:rFonts w:cs="Times New Roman"/>
                <w:color w:val="000000"/>
                <w:sz w:val="16"/>
                <w:szCs w:val="16"/>
              </w:rPr>
              <w:t>5</w:t>
            </w:r>
          </w:p>
        </w:tc>
        <w:tc>
          <w:tcPr>
            <w:tcW w:w="1200" w:type="dxa"/>
          </w:tcPr>
          <w:p w14:paraId="054746F1" w14:textId="0D1D6D75"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-5</w:t>
            </w:r>
          </w:p>
        </w:tc>
        <w:tc>
          <w:tcPr>
            <w:tcW w:w="1200" w:type="dxa"/>
          </w:tcPr>
          <w:p w14:paraId="1A794E04" w14:textId="075D173E"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25.4</w:t>
            </w:r>
          </w:p>
        </w:tc>
        <w:tc>
          <w:tcPr>
            <w:tcW w:w="1200" w:type="dxa"/>
          </w:tcPr>
          <w:p w14:paraId="3AB2A75A" w14:textId="20092CDB"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23.9</w:t>
            </w:r>
          </w:p>
        </w:tc>
        <w:tc>
          <w:tcPr>
            <w:tcW w:w="1200" w:type="dxa"/>
          </w:tcPr>
          <w:p w14:paraId="72CAEE80" w14:textId="3DD3DC07"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-1</w:t>
            </w:r>
          </w:p>
        </w:tc>
        <w:tc>
          <w:tcPr>
            <w:tcW w:w="1200" w:type="dxa"/>
          </w:tcPr>
          <w:p w14:paraId="6E2C974A" w14:textId="6B00E170"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w:t>
            </w:r>
            <w:r w:rsidR="00D0235F">
              <w:rPr>
                <w:rFonts w:cs="Times New Roman"/>
                <w:color w:val="000000"/>
                <w:sz w:val="16"/>
                <w:szCs w:val="16"/>
              </w:rPr>
              <w:t>5</w:t>
            </w:r>
          </w:p>
        </w:tc>
      </w:tr>
      <w:tr w:rsidR="004536A7" w:rsidRPr="004536A7" w14:paraId="139F5E5E" w14:textId="77777777" w:rsidTr="0067608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tcPr>
          <w:p w14:paraId="178AB7DA" w14:textId="15C7FE2A" w:rsidR="004536A7" w:rsidRPr="004536A7" w:rsidRDefault="004536A7" w:rsidP="00676083">
            <w:pPr>
              <w:spacing w:line="240" w:lineRule="auto"/>
              <w:rPr>
                <w:rFonts w:cs="Times New Roman"/>
                <w:sz w:val="16"/>
                <w:szCs w:val="16"/>
              </w:rPr>
            </w:pPr>
            <w:r>
              <w:rPr>
                <w:rFonts w:cs="Times New Roman"/>
                <w:sz w:val="16"/>
                <w:szCs w:val="16"/>
              </w:rPr>
              <w:t xml:space="preserve">  </w:t>
            </w:r>
            <w:r w:rsidRPr="004536A7">
              <w:rPr>
                <w:rFonts w:cs="Times New Roman"/>
                <w:sz w:val="16"/>
                <w:szCs w:val="16"/>
              </w:rPr>
              <w:t>Blanchard</w:t>
            </w:r>
          </w:p>
        </w:tc>
        <w:tc>
          <w:tcPr>
            <w:tcW w:w="1199" w:type="dxa"/>
          </w:tcPr>
          <w:p w14:paraId="3FBBDEB1" w14:textId="1DB09DF7"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0.1</w:t>
            </w:r>
            <w:r w:rsidR="006F4FBA">
              <w:rPr>
                <w:rFonts w:cs="Times New Roman"/>
                <w:color w:val="000000"/>
                <w:sz w:val="16"/>
                <w:szCs w:val="16"/>
              </w:rPr>
              <w:t>2</w:t>
            </w:r>
          </w:p>
        </w:tc>
        <w:tc>
          <w:tcPr>
            <w:tcW w:w="1200" w:type="dxa"/>
          </w:tcPr>
          <w:p w14:paraId="255B047E" w14:textId="3667DE3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0.12</w:t>
            </w:r>
          </w:p>
        </w:tc>
        <w:tc>
          <w:tcPr>
            <w:tcW w:w="1200" w:type="dxa"/>
          </w:tcPr>
          <w:p w14:paraId="2FC82799" w14:textId="730D742E"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103</w:t>
            </w:r>
          </w:p>
        </w:tc>
        <w:tc>
          <w:tcPr>
            <w:tcW w:w="1200" w:type="dxa"/>
          </w:tcPr>
          <w:p w14:paraId="2CA3D98C" w14:textId="195148D1"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38.7</w:t>
            </w:r>
          </w:p>
        </w:tc>
        <w:tc>
          <w:tcPr>
            <w:tcW w:w="1200" w:type="dxa"/>
          </w:tcPr>
          <w:p w14:paraId="24DD95D8" w14:textId="40394337"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43.2</w:t>
            </w:r>
          </w:p>
        </w:tc>
        <w:tc>
          <w:tcPr>
            <w:tcW w:w="1200" w:type="dxa"/>
          </w:tcPr>
          <w:p w14:paraId="63CA4BF8" w14:textId="03ACBD7B"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11</w:t>
            </w:r>
          </w:p>
        </w:tc>
        <w:tc>
          <w:tcPr>
            <w:tcW w:w="1200" w:type="dxa"/>
          </w:tcPr>
          <w:p w14:paraId="62D15464" w14:textId="69BD8ABA"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28</w:t>
            </w:r>
          </w:p>
        </w:tc>
      </w:tr>
      <w:tr w:rsidR="004536A7" w:rsidRPr="004536A7" w14:paraId="7680FEE7" w14:textId="77777777" w:rsidTr="00676083">
        <w:trPr>
          <w:trHeight w:val="324"/>
        </w:trPr>
        <w:tc>
          <w:tcPr>
            <w:cnfStyle w:val="001000000000" w:firstRow="0" w:lastRow="0" w:firstColumn="1" w:lastColumn="0" w:oddVBand="0" w:evenVBand="0" w:oddHBand="0" w:evenHBand="0" w:firstRowFirstColumn="0" w:firstRowLastColumn="0" w:lastRowFirstColumn="0" w:lastRowLastColumn="0"/>
            <w:tcW w:w="1199" w:type="dxa"/>
          </w:tcPr>
          <w:p w14:paraId="2AD3D2DA" w14:textId="07D6AA2A" w:rsidR="004536A7" w:rsidRPr="004536A7" w:rsidRDefault="004536A7" w:rsidP="00676083">
            <w:pPr>
              <w:spacing w:line="240" w:lineRule="auto"/>
              <w:rPr>
                <w:rFonts w:cs="Times New Roman"/>
                <w:sz w:val="16"/>
                <w:szCs w:val="16"/>
              </w:rPr>
            </w:pPr>
            <w:r w:rsidRPr="004536A7">
              <w:rPr>
                <w:rFonts w:cs="Times New Roman"/>
                <w:sz w:val="16"/>
                <w:szCs w:val="16"/>
              </w:rPr>
              <w:t>Sandusky</w:t>
            </w:r>
          </w:p>
        </w:tc>
        <w:tc>
          <w:tcPr>
            <w:tcW w:w="1199" w:type="dxa"/>
          </w:tcPr>
          <w:p w14:paraId="1B4CB8DC" w14:textId="6BD7702A"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0.05</w:t>
            </w:r>
          </w:p>
        </w:tc>
        <w:tc>
          <w:tcPr>
            <w:tcW w:w="1200" w:type="dxa"/>
          </w:tcPr>
          <w:p w14:paraId="695C8438" w14:textId="49C47B35"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0.01</w:t>
            </w:r>
          </w:p>
        </w:tc>
        <w:tc>
          <w:tcPr>
            <w:tcW w:w="1200" w:type="dxa"/>
          </w:tcPr>
          <w:p w14:paraId="1D49504E" w14:textId="4A8202EB"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27</w:t>
            </w:r>
          </w:p>
        </w:tc>
        <w:tc>
          <w:tcPr>
            <w:tcW w:w="1200" w:type="dxa"/>
          </w:tcPr>
          <w:p w14:paraId="209A92C2" w14:textId="5E63429B"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124</w:t>
            </w:r>
          </w:p>
        </w:tc>
        <w:tc>
          <w:tcPr>
            <w:tcW w:w="1200" w:type="dxa"/>
          </w:tcPr>
          <w:p w14:paraId="64FCEED2" w14:textId="6A7899DD"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38.3</w:t>
            </w:r>
          </w:p>
        </w:tc>
        <w:tc>
          <w:tcPr>
            <w:tcW w:w="1200" w:type="dxa"/>
          </w:tcPr>
          <w:p w14:paraId="5662E007" w14:textId="14EDCF5C"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23</w:t>
            </w:r>
          </w:p>
        </w:tc>
        <w:tc>
          <w:tcPr>
            <w:tcW w:w="1200" w:type="dxa"/>
          </w:tcPr>
          <w:p w14:paraId="2A396268" w14:textId="73B44767"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19</w:t>
            </w:r>
          </w:p>
        </w:tc>
      </w:tr>
      <w:tr w:rsidR="004536A7" w:rsidRPr="004536A7" w14:paraId="701C237A" w14:textId="77777777" w:rsidTr="00676083">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1199" w:type="dxa"/>
          </w:tcPr>
          <w:p w14:paraId="4DBFDCED" w14:textId="0788D85E" w:rsidR="004536A7" w:rsidRPr="004536A7" w:rsidRDefault="004536A7" w:rsidP="00676083">
            <w:pPr>
              <w:spacing w:line="240" w:lineRule="auto"/>
              <w:rPr>
                <w:rFonts w:cs="Times New Roman"/>
                <w:sz w:val="16"/>
                <w:szCs w:val="16"/>
              </w:rPr>
            </w:pPr>
            <w:r>
              <w:rPr>
                <w:rFonts w:cs="Times New Roman"/>
                <w:sz w:val="16"/>
                <w:szCs w:val="16"/>
              </w:rPr>
              <w:t xml:space="preserve">  </w:t>
            </w:r>
            <w:r w:rsidRPr="004536A7">
              <w:rPr>
                <w:rFonts w:cs="Times New Roman"/>
                <w:sz w:val="16"/>
                <w:szCs w:val="16"/>
              </w:rPr>
              <w:t>Honey</w:t>
            </w:r>
          </w:p>
        </w:tc>
        <w:tc>
          <w:tcPr>
            <w:tcW w:w="1199" w:type="dxa"/>
          </w:tcPr>
          <w:p w14:paraId="548B576C" w14:textId="42F6E355"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0.08</w:t>
            </w:r>
          </w:p>
        </w:tc>
        <w:tc>
          <w:tcPr>
            <w:tcW w:w="1200" w:type="dxa"/>
          </w:tcPr>
          <w:p w14:paraId="00A5B696" w14:textId="11B785EF"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-0.01</w:t>
            </w:r>
          </w:p>
        </w:tc>
        <w:tc>
          <w:tcPr>
            <w:tcW w:w="1200" w:type="dxa"/>
          </w:tcPr>
          <w:p w14:paraId="705A3EA1" w14:textId="099882F2"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w:t>
            </w:r>
            <w:r w:rsidR="00D0235F">
              <w:rPr>
                <w:rFonts w:cs="Times New Roman"/>
                <w:color w:val="000000"/>
                <w:sz w:val="16"/>
                <w:szCs w:val="16"/>
              </w:rPr>
              <w:t>9</w:t>
            </w:r>
          </w:p>
        </w:tc>
        <w:tc>
          <w:tcPr>
            <w:tcW w:w="1200" w:type="dxa"/>
          </w:tcPr>
          <w:p w14:paraId="512191C9" w14:textId="20FF157E"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21.3</w:t>
            </w:r>
          </w:p>
        </w:tc>
        <w:tc>
          <w:tcPr>
            <w:tcW w:w="1200" w:type="dxa"/>
          </w:tcPr>
          <w:p w14:paraId="0FE2B599" w14:textId="5008BAE7" w:rsidR="004536A7" w:rsidRPr="004536A7" w:rsidRDefault="006F4FBA"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55.2</w:t>
            </w:r>
          </w:p>
        </w:tc>
        <w:tc>
          <w:tcPr>
            <w:tcW w:w="1200" w:type="dxa"/>
          </w:tcPr>
          <w:p w14:paraId="075D5F70" w14:textId="0238AE54" w:rsidR="004536A7" w:rsidRPr="004536A7" w:rsidRDefault="004536A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4536A7">
              <w:rPr>
                <w:rFonts w:cs="Times New Roman"/>
                <w:color w:val="000000"/>
                <w:sz w:val="16"/>
                <w:szCs w:val="16"/>
              </w:rPr>
              <w:t>1</w:t>
            </w:r>
          </w:p>
        </w:tc>
        <w:tc>
          <w:tcPr>
            <w:tcW w:w="1200" w:type="dxa"/>
          </w:tcPr>
          <w:p w14:paraId="24230FA6" w14:textId="47BFF55A" w:rsidR="004536A7" w:rsidRPr="004536A7" w:rsidRDefault="00D0235F"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2</w:t>
            </w:r>
          </w:p>
        </w:tc>
      </w:tr>
      <w:tr w:rsidR="004536A7" w:rsidRPr="004536A7" w14:paraId="72A1E469" w14:textId="77777777" w:rsidTr="00676083">
        <w:trPr>
          <w:trHeight w:val="324"/>
        </w:trPr>
        <w:tc>
          <w:tcPr>
            <w:cnfStyle w:val="001000000000" w:firstRow="0" w:lastRow="0" w:firstColumn="1" w:lastColumn="0" w:oddVBand="0" w:evenVBand="0" w:oddHBand="0" w:evenHBand="0" w:firstRowFirstColumn="0" w:firstRowLastColumn="0" w:lastRowFirstColumn="0" w:lastRowLastColumn="0"/>
            <w:tcW w:w="1199" w:type="dxa"/>
          </w:tcPr>
          <w:p w14:paraId="0289E6CD" w14:textId="37437A0D" w:rsidR="004536A7" w:rsidRPr="004536A7" w:rsidRDefault="004536A7" w:rsidP="00676083">
            <w:pPr>
              <w:spacing w:line="240" w:lineRule="auto"/>
              <w:rPr>
                <w:rFonts w:cs="Times New Roman"/>
                <w:sz w:val="16"/>
                <w:szCs w:val="16"/>
              </w:rPr>
            </w:pPr>
            <w:r w:rsidRPr="004536A7">
              <w:rPr>
                <w:rFonts w:cs="Times New Roman"/>
                <w:sz w:val="16"/>
                <w:szCs w:val="16"/>
              </w:rPr>
              <w:t>Raisin</w:t>
            </w:r>
          </w:p>
        </w:tc>
        <w:tc>
          <w:tcPr>
            <w:tcW w:w="1199" w:type="dxa"/>
          </w:tcPr>
          <w:p w14:paraId="7F67F41A" w14:textId="147C1943"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0.02</w:t>
            </w:r>
          </w:p>
        </w:tc>
        <w:tc>
          <w:tcPr>
            <w:tcW w:w="1200" w:type="dxa"/>
          </w:tcPr>
          <w:p w14:paraId="520C7B0A" w14:textId="4899E7F5"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0.01</w:t>
            </w:r>
          </w:p>
        </w:tc>
        <w:tc>
          <w:tcPr>
            <w:tcW w:w="1200" w:type="dxa"/>
          </w:tcPr>
          <w:p w14:paraId="43D90746" w14:textId="01149700" w:rsidR="004536A7" w:rsidRPr="004536A7" w:rsidRDefault="00D0235F"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60</w:t>
            </w:r>
          </w:p>
        </w:tc>
        <w:tc>
          <w:tcPr>
            <w:tcW w:w="1200" w:type="dxa"/>
          </w:tcPr>
          <w:p w14:paraId="77F8DDB2" w14:textId="74E84CCD"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29.8</w:t>
            </w:r>
          </w:p>
        </w:tc>
        <w:tc>
          <w:tcPr>
            <w:tcW w:w="1200" w:type="dxa"/>
          </w:tcPr>
          <w:p w14:paraId="215DEAA1" w14:textId="5281B381" w:rsidR="004536A7" w:rsidRPr="004536A7" w:rsidRDefault="006F4FBA"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11.0</w:t>
            </w:r>
          </w:p>
        </w:tc>
        <w:tc>
          <w:tcPr>
            <w:tcW w:w="1200" w:type="dxa"/>
          </w:tcPr>
          <w:p w14:paraId="2AFEEACC" w14:textId="53847EF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6</w:t>
            </w:r>
          </w:p>
        </w:tc>
        <w:tc>
          <w:tcPr>
            <w:tcW w:w="1200" w:type="dxa"/>
          </w:tcPr>
          <w:p w14:paraId="10825274" w14:textId="2E2F55C1" w:rsidR="004536A7" w:rsidRPr="004536A7" w:rsidRDefault="004536A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4536A7">
              <w:rPr>
                <w:rFonts w:cs="Times New Roman"/>
                <w:color w:val="000000"/>
                <w:sz w:val="16"/>
                <w:szCs w:val="16"/>
              </w:rPr>
              <w:t>2</w:t>
            </w:r>
            <w:r w:rsidR="00D0235F">
              <w:rPr>
                <w:rFonts w:cs="Times New Roman"/>
                <w:color w:val="000000"/>
                <w:sz w:val="16"/>
                <w:szCs w:val="16"/>
              </w:rPr>
              <w:t>1</w:t>
            </w:r>
          </w:p>
        </w:tc>
      </w:tr>
    </w:tbl>
    <w:p w14:paraId="4B87CDEE" w14:textId="77777777" w:rsidR="00676083" w:rsidRDefault="00676083" w:rsidP="00676083">
      <w:pPr>
        <w:spacing w:line="240" w:lineRule="auto"/>
        <w:jc w:val="center"/>
      </w:pPr>
    </w:p>
    <w:p w14:paraId="512E8489" w14:textId="1AF1DBBE" w:rsidR="00676083" w:rsidRDefault="00676083" w:rsidP="00676083">
      <w:pPr>
        <w:spacing w:line="240" w:lineRule="auto"/>
        <w:jc w:val="center"/>
      </w:pPr>
      <w:r>
        <w:rPr>
          <w:noProof/>
        </w:rPr>
        <w:lastRenderedPageBreak/>
        <w:drawing>
          <wp:inline distT="0" distB="0" distL="0" distR="0" wp14:anchorId="2AD09732" wp14:editId="0429345B">
            <wp:extent cx="5312664" cy="5943600"/>
            <wp:effectExtent l="0" t="0" r="2540" b="0"/>
            <wp:docPr id="4" name="Picture 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2664" cy="5943600"/>
                    </a:xfrm>
                    <a:prstGeom prst="rect">
                      <a:avLst/>
                    </a:prstGeom>
                  </pic:spPr>
                </pic:pic>
              </a:graphicData>
            </a:graphic>
          </wp:inline>
        </w:drawing>
      </w:r>
    </w:p>
    <w:p w14:paraId="2BC9AFD2" w14:textId="1CD39EDB" w:rsidR="00676083" w:rsidRPr="0085588B" w:rsidRDefault="00676083" w:rsidP="00676083">
      <w:pPr>
        <w:pStyle w:val="Caption"/>
      </w:pPr>
      <w:commentRangeStart w:id="89"/>
      <w:r>
        <w:t>Figure</w:t>
      </w:r>
      <w:commentRangeEnd w:id="89"/>
      <w:r>
        <w:rPr>
          <w:rStyle w:val="CommentReference"/>
          <w:i w:val="0"/>
          <w:iCs w:val="0"/>
        </w:rPr>
        <w:commentReference w:id="89"/>
      </w:r>
      <w:r>
        <w:t xml:space="preserve"> 1: Annual SRP load (kg/km</w:t>
      </w:r>
      <w:r>
        <w:rPr>
          <w:vertAlign w:val="superscript"/>
        </w:rPr>
        <w:t>2</w:t>
      </w:r>
      <w:r>
        <w:t xml:space="preserve">) for the entire period of interest (2008-2022) across all sites. The gray bars in panels are the WRTDS Kalman Filter results. Red line shows the WRTDS flow normalized results. The Blue line shows the </w:t>
      </w:r>
      <w:proofErr w:type="gramStart"/>
      <w:r>
        <w:t>5 year</w:t>
      </w:r>
      <w:proofErr w:type="gramEnd"/>
      <w:r>
        <w:t xml:space="preserve"> moving average of “actual” annual SRP loads.</w:t>
      </w:r>
    </w:p>
    <w:p w14:paraId="644C6E91" w14:textId="6EC5488C" w:rsidR="00676083" w:rsidRDefault="00676083" w:rsidP="00676083"/>
    <w:p w14:paraId="217D240A" w14:textId="31FEC440" w:rsidR="00676083" w:rsidRDefault="00676083" w:rsidP="00676083"/>
    <w:p w14:paraId="15BB9402" w14:textId="77777777" w:rsidR="00676083" w:rsidRDefault="00676083" w:rsidP="00676083"/>
    <w:p w14:paraId="4B532176" w14:textId="0BE52409" w:rsidR="005F0409" w:rsidRDefault="005F0409" w:rsidP="00676083">
      <w:pPr>
        <w:ind w:firstLine="720"/>
      </w:pPr>
      <w:r>
        <w:lastRenderedPageBreak/>
        <w:t>When examining TP trends, mean annual FN concentrations of TP had likely or highly likely upward trends at all seven sites with percent changes ranging from 6% at the Maumee site to 52% at the Blanchard site (Table 3</w:t>
      </w:r>
      <w:r w:rsidR="00676083">
        <w:t>, Figure 2</w:t>
      </w:r>
      <w:r>
        <w:t xml:space="preserve">). Similarly, for annual FN TP fluxes, all seven of the sites had either very likely or highly likely upward trends. Across the seven sites, percent changes ranged from 9% at Maumee to 43% at Raisin (Table 3 &amp; S4). </w:t>
      </w:r>
    </w:p>
    <w:p w14:paraId="07A19E6C" w14:textId="6CA52D9E" w:rsidR="00147BB0" w:rsidRDefault="00147BB0" w:rsidP="005F0409">
      <w:pPr>
        <w:pStyle w:val="Caption"/>
      </w:pPr>
      <w:r>
        <w:t xml:space="preserve">Table </w:t>
      </w:r>
      <w:r w:rsidR="005F0409">
        <w:t>3</w:t>
      </w:r>
      <w:r>
        <w:t>:</w:t>
      </w:r>
      <w:r w:rsidR="005F0409">
        <w:t xml:space="preserve"> TP trends from 2009 to 2021.</w:t>
      </w:r>
    </w:p>
    <w:tbl>
      <w:tblPr>
        <w:tblStyle w:val="PlainTable2"/>
        <w:tblW w:w="0" w:type="auto"/>
        <w:jc w:val="center"/>
        <w:tblLook w:val="04A0" w:firstRow="1" w:lastRow="0" w:firstColumn="1" w:lastColumn="0" w:noHBand="0" w:noVBand="1"/>
      </w:tblPr>
      <w:tblGrid>
        <w:gridCol w:w="1068"/>
        <w:gridCol w:w="1068"/>
        <w:gridCol w:w="1069"/>
        <w:gridCol w:w="1069"/>
        <w:gridCol w:w="1069"/>
        <w:gridCol w:w="1188"/>
        <w:gridCol w:w="949"/>
        <w:gridCol w:w="1070"/>
      </w:tblGrid>
      <w:tr w:rsidR="00147BB0" w:rsidRPr="00E84107" w14:paraId="32C67D38" w14:textId="77777777" w:rsidTr="0067608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Merge w:val="restart"/>
            <w:vAlign w:val="center"/>
          </w:tcPr>
          <w:p w14:paraId="5E474509" w14:textId="77777777" w:rsidR="00147BB0" w:rsidRPr="00E84107" w:rsidRDefault="00147BB0" w:rsidP="00676083">
            <w:pPr>
              <w:spacing w:line="240" w:lineRule="auto"/>
              <w:jc w:val="center"/>
              <w:rPr>
                <w:rFonts w:cs="Times New Roman"/>
                <w:sz w:val="16"/>
                <w:szCs w:val="16"/>
              </w:rPr>
            </w:pPr>
            <w:r w:rsidRPr="00E84107">
              <w:rPr>
                <w:rFonts w:cs="Times New Roman"/>
                <w:sz w:val="16"/>
                <w:szCs w:val="16"/>
              </w:rPr>
              <w:t>Site</w:t>
            </w:r>
          </w:p>
        </w:tc>
        <w:tc>
          <w:tcPr>
            <w:tcW w:w="3206" w:type="dxa"/>
            <w:gridSpan w:val="3"/>
            <w:vAlign w:val="center"/>
          </w:tcPr>
          <w:p w14:paraId="6F306620" w14:textId="66B8D2E9" w:rsidR="00147BB0" w:rsidRPr="00E84107" w:rsidRDefault="00147BB0"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FN Concentration of TP</w:t>
            </w:r>
          </w:p>
        </w:tc>
        <w:tc>
          <w:tcPr>
            <w:tcW w:w="4276" w:type="dxa"/>
            <w:gridSpan w:val="4"/>
            <w:vAlign w:val="center"/>
          </w:tcPr>
          <w:p w14:paraId="2ECABD22" w14:textId="1DA434B6" w:rsidR="00147BB0" w:rsidRPr="00E84107" w:rsidRDefault="00147BB0" w:rsidP="00676083">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FN Flux of TP</w:t>
            </w:r>
          </w:p>
        </w:tc>
      </w:tr>
      <w:tr w:rsidR="00147BB0" w:rsidRPr="00E84107" w14:paraId="7720D62E" w14:textId="77777777" w:rsidTr="00676083">
        <w:trPr>
          <w:cnfStyle w:val="000000100000" w:firstRow="0" w:lastRow="0" w:firstColumn="0" w:lastColumn="0" w:oddVBand="0" w:evenVBand="0" w:oddHBand="1" w:evenHBand="0" w:firstRowFirstColumn="0" w:firstRowLastColumn="0" w:lastRowFirstColumn="0" w:lastRowLastColumn="0"/>
          <w:trHeight w:val="146"/>
          <w:jc w:val="center"/>
        </w:trPr>
        <w:tc>
          <w:tcPr>
            <w:cnfStyle w:val="001000000000" w:firstRow="0" w:lastRow="0" w:firstColumn="1" w:lastColumn="0" w:oddVBand="0" w:evenVBand="0" w:oddHBand="0" w:evenHBand="0" w:firstRowFirstColumn="0" w:firstRowLastColumn="0" w:lastRowFirstColumn="0" w:lastRowLastColumn="0"/>
            <w:tcW w:w="1068" w:type="dxa"/>
            <w:vMerge/>
            <w:vAlign w:val="center"/>
          </w:tcPr>
          <w:p w14:paraId="03BEAC35" w14:textId="77777777" w:rsidR="00147BB0" w:rsidRPr="00E84107" w:rsidRDefault="00147BB0" w:rsidP="00676083">
            <w:pPr>
              <w:spacing w:line="240" w:lineRule="auto"/>
              <w:jc w:val="center"/>
              <w:rPr>
                <w:rFonts w:cs="Times New Roman"/>
                <w:sz w:val="16"/>
                <w:szCs w:val="16"/>
              </w:rPr>
            </w:pPr>
          </w:p>
        </w:tc>
        <w:tc>
          <w:tcPr>
            <w:tcW w:w="1068" w:type="dxa"/>
            <w:vMerge w:val="restart"/>
            <w:vAlign w:val="center"/>
          </w:tcPr>
          <w:p w14:paraId="44E11F15"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Annual mean in 2009, mg/L</w:t>
            </w:r>
          </w:p>
        </w:tc>
        <w:tc>
          <w:tcPr>
            <w:tcW w:w="2138" w:type="dxa"/>
            <w:gridSpan w:val="2"/>
            <w:vAlign w:val="center"/>
          </w:tcPr>
          <w:p w14:paraId="0B723A74"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Change, 2009 - 2021</w:t>
            </w:r>
          </w:p>
        </w:tc>
        <w:tc>
          <w:tcPr>
            <w:tcW w:w="1069" w:type="dxa"/>
            <w:vMerge w:val="restart"/>
            <w:vAlign w:val="center"/>
          </w:tcPr>
          <w:p w14:paraId="3839351B"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Total annual flux in 2009, metric ton/yr</w:t>
            </w:r>
          </w:p>
        </w:tc>
        <w:tc>
          <w:tcPr>
            <w:tcW w:w="1188" w:type="dxa"/>
            <w:vMerge w:val="restart"/>
            <w:vAlign w:val="center"/>
          </w:tcPr>
          <w:p w14:paraId="05B712CC"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Total annual yield in 2009, kg/km</w:t>
            </w:r>
            <w:r w:rsidRPr="00E84107">
              <w:rPr>
                <w:rFonts w:cs="Times New Roman"/>
                <w:sz w:val="16"/>
                <w:szCs w:val="16"/>
                <w:vertAlign w:val="superscript"/>
              </w:rPr>
              <w:t>2</w:t>
            </w:r>
            <w:r w:rsidRPr="00E84107">
              <w:rPr>
                <w:rFonts w:cs="Times New Roman"/>
                <w:sz w:val="16"/>
                <w:szCs w:val="16"/>
              </w:rPr>
              <w:t>/yr</w:t>
            </w:r>
          </w:p>
        </w:tc>
        <w:tc>
          <w:tcPr>
            <w:tcW w:w="2018" w:type="dxa"/>
            <w:gridSpan w:val="2"/>
            <w:vAlign w:val="center"/>
          </w:tcPr>
          <w:p w14:paraId="5B58C23F" w14:textId="77777777" w:rsidR="00147BB0" w:rsidRPr="00E84107" w:rsidRDefault="00147BB0"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sz w:val="16"/>
                <w:szCs w:val="16"/>
              </w:rPr>
              <w:t>Change, 2009-2021</w:t>
            </w:r>
          </w:p>
        </w:tc>
      </w:tr>
      <w:tr w:rsidR="00147BB0" w:rsidRPr="00E84107" w14:paraId="25879B44" w14:textId="77777777" w:rsidTr="00676083">
        <w:trPr>
          <w:trHeight w:val="146"/>
          <w:jc w:val="center"/>
        </w:trPr>
        <w:tc>
          <w:tcPr>
            <w:cnfStyle w:val="001000000000" w:firstRow="0" w:lastRow="0" w:firstColumn="1" w:lastColumn="0" w:oddVBand="0" w:evenVBand="0" w:oddHBand="0" w:evenHBand="0" w:firstRowFirstColumn="0" w:firstRowLastColumn="0" w:lastRowFirstColumn="0" w:lastRowLastColumn="0"/>
            <w:tcW w:w="1068" w:type="dxa"/>
            <w:vMerge/>
            <w:vAlign w:val="center"/>
          </w:tcPr>
          <w:p w14:paraId="41C5A71C" w14:textId="77777777" w:rsidR="00147BB0" w:rsidRPr="00E84107" w:rsidRDefault="00147BB0" w:rsidP="00676083">
            <w:pPr>
              <w:spacing w:line="240" w:lineRule="auto"/>
              <w:jc w:val="center"/>
              <w:rPr>
                <w:rFonts w:cs="Times New Roman"/>
                <w:sz w:val="16"/>
                <w:szCs w:val="16"/>
              </w:rPr>
            </w:pPr>
          </w:p>
        </w:tc>
        <w:tc>
          <w:tcPr>
            <w:tcW w:w="1068" w:type="dxa"/>
            <w:vMerge/>
            <w:vAlign w:val="center"/>
          </w:tcPr>
          <w:p w14:paraId="56A8B583"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69" w:type="dxa"/>
            <w:vAlign w:val="center"/>
          </w:tcPr>
          <w:p w14:paraId="2148425A"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mg/L</w:t>
            </w:r>
          </w:p>
        </w:tc>
        <w:tc>
          <w:tcPr>
            <w:tcW w:w="1069" w:type="dxa"/>
            <w:vAlign w:val="center"/>
          </w:tcPr>
          <w:p w14:paraId="6C262F6A"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w:t>
            </w:r>
          </w:p>
        </w:tc>
        <w:tc>
          <w:tcPr>
            <w:tcW w:w="1069" w:type="dxa"/>
            <w:vMerge/>
            <w:vAlign w:val="center"/>
          </w:tcPr>
          <w:p w14:paraId="0FF5E29B"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188" w:type="dxa"/>
            <w:vMerge/>
            <w:vAlign w:val="center"/>
          </w:tcPr>
          <w:p w14:paraId="670319C4"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949" w:type="dxa"/>
            <w:vAlign w:val="center"/>
          </w:tcPr>
          <w:p w14:paraId="7D005CA6"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Metric ton/yr</w:t>
            </w:r>
          </w:p>
        </w:tc>
        <w:tc>
          <w:tcPr>
            <w:tcW w:w="1069" w:type="dxa"/>
            <w:vAlign w:val="center"/>
          </w:tcPr>
          <w:p w14:paraId="11EF5474" w14:textId="77777777" w:rsidR="00147BB0" w:rsidRPr="00E84107" w:rsidRDefault="00147BB0"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sz w:val="16"/>
                <w:szCs w:val="16"/>
              </w:rPr>
              <w:t>%</w:t>
            </w:r>
          </w:p>
        </w:tc>
      </w:tr>
      <w:tr w:rsidR="00E84107" w:rsidRPr="00E84107" w14:paraId="05FE232E" w14:textId="77777777" w:rsidTr="0067608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5E5C5139" w14:textId="77777777" w:rsidR="00E84107" w:rsidRPr="00E84107" w:rsidRDefault="00E84107" w:rsidP="00676083">
            <w:pPr>
              <w:spacing w:line="240" w:lineRule="auto"/>
              <w:rPr>
                <w:rFonts w:cs="Times New Roman"/>
                <w:sz w:val="16"/>
                <w:szCs w:val="16"/>
              </w:rPr>
            </w:pPr>
            <w:r w:rsidRPr="00E84107">
              <w:rPr>
                <w:rFonts w:cs="Times New Roman"/>
                <w:sz w:val="16"/>
                <w:szCs w:val="16"/>
              </w:rPr>
              <w:t>Maumee</w:t>
            </w:r>
          </w:p>
        </w:tc>
        <w:tc>
          <w:tcPr>
            <w:tcW w:w="1068" w:type="dxa"/>
            <w:vAlign w:val="center"/>
          </w:tcPr>
          <w:p w14:paraId="16A4E987" w14:textId="47DD28C2"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0.23</w:t>
            </w:r>
          </w:p>
        </w:tc>
        <w:tc>
          <w:tcPr>
            <w:tcW w:w="1069" w:type="dxa"/>
            <w:vAlign w:val="center"/>
          </w:tcPr>
          <w:p w14:paraId="4F9F9025" w14:textId="29CB68B1"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0.01</w:t>
            </w:r>
          </w:p>
        </w:tc>
        <w:tc>
          <w:tcPr>
            <w:tcW w:w="1069" w:type="dxa"/>
            <w:vAlign w:val="center"/>
          </w:tcPr>
          <w:p w14:paraId="3769CCCF" w14:textId="093A2B82"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6</w:t>
            </w:r>
          </w:p>
        </w:tc>
        <w:tc>
          <w:tcPr>
            <w:tcW w:w="1069" w:type="dxa"/>
            <w:vAlign w:val="center"/>
          </w:tcPr>
          <w:p w14:paraId="70E2F438" w14:textId="4318C087"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2390</w:t>
            </w:r>
          </w:p>
        </w:tc>
        <w:tc>
          <w:tcPr>
            <w:tcW w:w="1188" w:type="dxa"/>
            <w:vAlign w:val="center"/>
          </w:tcPr>
          <w:p w14:paraId="4DBFEC13" w14:textId="697A86E4"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145</w:t>
            </w:r>
          </w:p>
        </w:tc>
        <w:tc>
          <w:tcPr>
            <w:tcW w:w="949" w:type="dxa"/>
            <w:vAlign w:val="center"/>
          </w:tcPr>
          <w:p w14:paraId="56D065C0" w14:textId="0D430695"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226</w:t>
            </w:r>
          </w:p>
        </w:tc>
        <w:tc>
          <w:tcPr>
            <w:tcW w:w="1069" w:type="dxa"/>
            <w:vAlign w:val="center"/>
          </w:tcPr>
          <w:p w14:paraId="13DC5038" w14:textId="0959666B"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9</w:t>
            </w:r>
          </w:p>
        </w:tc>
      </w:tr>
      <w:tr w:rsidR="00E84107" w:rsidRPr="00E84107" w14:paraId="6E44ED6C" w14:textId="77777777" w:rsidTr="00676083">
        <w:trPr>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01983CFC" w14:textId="3DBF0859" w:rsidR="00E84107" w:rsidRPr="00E84107" w:rsidRDefault="00F55E79" w:rsidP="00676083">
            <w:pPr>
              <w:spacing w:line="240" w:lineRule="auto"/>
              <w:rPr>
                <w:rFonts w:cs="Times New Roman"/>
                <w:sz w:val="16"/>
                <w:szCs w:val="16"/>
              </w:rPr>
            </w:pPr>
            <w:r>
              <w:rPr>
                <w:rFonts w:cs="Times New Roman"/>
                <w:sz w:val="16"/>
                <w:szCs w:val="16"/>
              </w:rPr>
              <w:t xml:space="preserve">   </w:t>
            </w:r>
            <w:r w:rsidR="00E84107" w:rsidRPr="00E84107">
              <w:rPr>
                <w:rFonts w:cs="Times New Roman"/>
                <w:sz w:val="16"/>
                <w:szCs w:val="16"/>
              </w:rPr>
              <w:t>Tiffin</w:t>
            </w:r>
          </w:p>
        </w:tc>
        <w:tc>
          <w:tcPr>
            <w:tcW w:w="1068" w:type="dxa"/>
            <w:vAlign w:val="center"/>
          </w:tcPr>
          <w:p w14:paraId="48683589" w14:textId="3D6B5A6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0.16</w:t>
            </w:r>
          </w:p>
        </w:tc>
        <w:tc>
          <w:tcPr>
            <w:tcW w:w="1069" w:type="dxa"/>
            <w:vAlign w:val="center"/>
          </w:tcPr>
          <w:p w14:paraId="60DAA621" w14:textId="6228C0C3"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0.01</w:t>
            </w:r>
          </w:p>
        </w:tc>
        <w:tc>
          <w:tcPr>
            <w:tcW w:w="1069" w:type="dxa"/>
            <w:vAlign w:val="center"/>
          </w:tcPr>
          <w:p w14:paraId="3F2431BB" w14:textId="02C0DC70"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6</w:t>
            </w:r>
          </w:p>
        </w:tc>
        <w:tc>
          <w:tcPr>
            <w:tcW w:w="1069" w:type="dxa"/>
            <w:vAlign w:val="center"/>
          </w:tcPr>
          <w:p w14:paraId="6A94A26E" w14:textId="1470873B"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82.4</w:t>
            </w:r>
          </w:p>
        </w:tc>
        <w:tc>
          <w:tcPr>
            <w:tcW w:w="1188" w:type="dxa"/>
            <w:vAlign w:val="center"/>
          </w:tcPr>
          <w:p w14:paraId="63284B72" w14:textId="4A683B06"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78</w:t>
            </w:r>
          </w:p>
        </w:tc>
        <w:tc>
          <w:tcPr>
            <w:tcW w:w="949" w:type="dxa"/>
            <w:vAlign w:val="center"/>
          </w:tcPr>
          <w:p w14:paraId="1BE34D6D" w14:textId="0BA72DF2"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15</w:t>
            </w:r>
          </w:p>
        </w:tc>
        <w:tc>
          <w:tcPr>
            <w:tcW w:w="1069" w:type="dxa"/>
            <w:vAlign w:val="center"/>
          </w:tcPr>
          <w:p w14:paraId="7A1E0F7B" w14:textId="0BD9D9B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18</w:t>
            </w:r>
          </w:p>
        </w:tc>
      </w:tr>
      <w:tr w:rsidR="00E84107" w:rsidRPr="00E84107" w14:paraId="0B8607EB" w14:textId="77777777" w:rsidTr="0067608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65553F4B" w14:textId="7E28FECA" w:rsidR="00E84107" w:rsidRPr="00E84107" w:rsidRDefault="00F55E79" w:rsidP="00676083">
            <w:pPr>
              <w:spacing w:line="240" w:lineRule="auto"/>
              <w:rPr>
                <w:rFonts w:cs="Times New Roman"/>
                <w:sz w:val="16"/>
                <w:szCs w:val="16"/>
              </w:rPr>
            </w:pPr>
            <w:r>
              <w:rPr>
                <w:rFonts w:cs="Times New Roman"/>
                <w:sz w:val="16"/>
                <w:szCs w:val="16"/>
              </w:rPr>
              <w:t xml:space="preserve">   </w:t>
            </w:r>
            <w:r w:rsidR="00E84107" w:rsidRPr="00E84107">
              <w:rPr>
                <w:rFonts w:cs="Times New Roman"/>
                <w:sz w:val="16"/>
                <w:szCs w:val="16"/>
              </w:rPr>
              <w:t>Blanchard</w:t>
            </w:r>
          </w:p>
        </w:tc>
        <w:tc>
          <w:tcPr>
            <w:tcW w:w="1068" w:type="dxa"/>
            <w:vAlign w:val="center"/>
          </w:tcPr>
          <w:p w14:paraId="126A1237" w14:textId="370BA728"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0.25</w:t>
            </w:r>
          </w:p>
        </w:tc>
        <w:tc>
          <w:tcPr>
            <w:tcW w:w="1069" w:type="dxa"/>
            <w:vAlign w:val="center"/>
          </w:tcPr>
          <w:p w14:paraId="0A498606" w14:textId="213E9ED9"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0.13</w:t>
            </w:r>
          </w:p>
        </w:tc>
        <w:tc>
          <w:tcPr>
            <w:tcW w:w="1069" w:type="dxa"/>
            <w:vAlign w:val="center"/>
          </w:tcPr>
          <w:p w14:paraId="41A756F1" w14:textId="03075C16"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52</w:t>
            </w:r>
          </w:p>
        </w:tc>
        <w:tc>
          <w:tcPr>
            <w:tcW w:w="1069" w:type="dxa"/>
            <w:vAlign w:val="center"/>
          </w:tcPr>
          <w:p w14:paraId="4BBF2F52" w14:textId="00C857B0"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137</w:t>
            </w:r>
          </w:p>
        </w:tc>
        <w:tc>
          <w:tcPr>
            <w:tcW w:w="1188" w:type="dxa"/>
            <w:vAlign w:val="center"/>
          </w:tcPr>
          <w:p w14:paraId="0087397B" w14:textId="5BEF1BA3"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153</w:t>
            </w:r>
          </w:p>
        </w:tc>
        <w:tc>
          <w:tcPr>
            <w:tcW w:w="949" w:type="dxa"/>
            <w:vAlign w:val="center"/>
          </w:tcPr>
          <w:p w14:paraId="5EB4CB3F" w14:textId="673B904A"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23</w:t>
            </w:r>
          </w:p>
        </w:tc>
        <w:tc>
          <w:tcPr>
            <w:tcW w:w="1069" w:type="dxa"/>
            <w:vAlign w:val="center"/>
          </w:tcPr>
          <w:p w14:paraId="58E60621" w14:textId="686B1BC8"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16</w:t>
            </w:r>
          </w:p>
        </w:tc>
      </w:tr>
      <w:tr w:rsidR="00E84107" w:rsidRPr="00E84107" w14:paraId="78014997" w14:textId="77777777" w:rsidTr="00676083">
        <w:trPr>
          <w:trHeight w:val="36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2FEA7360" w14:textId="77777777" w:rsidR="00E84107" w:rsidRPr="00E84107" w:rsidRDefault="00E84107" w:rsidP="00676083">
            <w:pPr>
              <w:spacing w:line="240" w:lineRule="auto"/>
              <w:rPr>
                <w:rFonts w:cs="Times New Roman"/>
                <w:sz w:val="16"/>
                <w:szCs w:val="16"/>
              </w:rPr>
            </w:pPr>
            <w:r w:rsidRPr="00E84107">
              <w:rPr>
                <w:rFonts w:cs="Times New Roman"/>
                <w:sz w:val="16"/>
                <w:szCs w:val="16"/>
              </w:rPr>
              <w:t>Sandusky</w:t>
            </w:r>
          </w:p>
        </w:tc>
        <w:tc>
          <w:tcPr>
            <w:tcW w:w="1068" w:type="dxa"/>
            <w:vAlign w:val="center"/>
          </w:tcPr>
          <w:p w14:paraId="5058FBC5" w14:textId="25DF82EE"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0.20</w:t>
            </w:r>
          </w:p>
        </w:tc>
        <w:tc>
          <w:tcPr>
            <w:tcW w:w="1069" w:type="dxa"/>
            <w:vAlign w:val="center"/>
          </w:tcPr>
          <w:p w14:paraId="00BFA2DD" w14:textId="6B7D222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0.04</w:t>
            </w:r>
          </w:p>
        </w:tc>
        <w:tc>
          <w:tcPr>
            <w:tcW w:w="1069" w:type="dxa"/>
            <w:vAlign w:val="center"/>
          </w:tcPr>
          <w:p w14:paraId="52D7BA25" w14:textId="426D786D"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21</w:t>
            </w:r>
          </w:p>
        </w:tc>
        <w:tc>
          <w:tcPr>
            <w:tcW w:w="1069" w:type="dxa"/>
            <w:vAlign w:val="center"/>
          </w:tcPr>
          <w:p w14:paraId="390D10AF" w14:textId="32185C29"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530</w:t>
            </w:r>
          </w:p>
        </w:tc>
        <w:tc>
          <w:tcPr>
            <w:tcW w:w="1188" w:type="dxa"/>
            <w:vAlign w:val="center"/>
          </w:tcPr>
          <w:p w14:paraId="4545D673" w14:textId="5C0DFA67"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164</w:t>
            </w:r>
          </w:p>
        </w:tc>
        <w:tc>
          <w:tcPr>
            <w:tcW w:w="949" w:type="dxa"/>
            <w:vAlign w:val="center"/>
          </w:tcPr>
          <w:p w14:paraId="2340E18E" w14:textId="7B04230B"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139</w:t>
            </w:r>
          </w:p>
        </w:tc>
        <w:tc>
          <w:tcPr>
            <w:tcW w:w="1069" w:type="dxa"/>
            <w:vAlign w:val="center"/>
          </w:tcPr>
          <w:p w14:paraId="0B19CE05" w14:textId="0B6539D8"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26</w:t>
            </w:r>
          </w:p>
        </w:tc>
      </w:tr>
      <w:tr w:rsidR="00E84107" w:rsidRPr="00E84107" w14:paraId="6F919C15" w14:textId="77777777" w:rsidTr="00676083">
        <w:trPr>
          <w:cnfStyle w:val="000000100000" w:firstRow="0" w:lastRow="0" w:firstColumn="0" w:lastColumn="0" w:oddVBand="0" w:evenVBand="0" w:oddHBand="1" w:evenHBand="0" w:firstRowFirstColumn="0" w:firstRowLastColumn="0" w:lastRowFirstColumn="0" w:lastRowLastColumn="0"/>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64711366" w14:textId="167F7779" w:rsidR="00E84107" w:rsidRPr="00E84107" w:rsidRDefault="00F55E79" w:rsidP="00676083">
            <w:pPr>
              <w:spacing w:line="240" w:lineRule="auto"/>
              <w:rPr>
                <w:rFonts w:cs="Times New Roman"/>
                <w:sz w:val="16"/>
                <w:szCs w:val="16"/>
              </w:rPr>
            </w:pPr>
            <w:r>
              <w:rPr>
                <w:rFonts w:cs="Times New Roman"/>
                <w:sz w:val="16"/>
                <w:szCs w:val="16"/>
              </w:rPr>
              <w:t xml:space="preserve">   </w:t>
            </w:r>
            <w:r w:rsidR="00E84107" w:rsidRPr="00E84107">
              <w:rPr>
                <w:rFonts w:cs="Times New Roman"/>
                <w:sz w:val="16"/>
                <w:szCs w:val="16"/>
              </w:rPr>
              <w:t>Honey</w:t>
            </w:r>
          </w:p>
        </w:tc>
        <w:tc>
          <w:tcPr>
            <w:tcW w:w="1068" w:type="dxa"/>
            <w:vAlign w:val="center"/>
          </w:tcPr>
          <w:p w14:paraId="61021F79" w14:textId="6B06F5D1"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0.20</w:t>
            </w:r>
          </w:p>
        </w:tc>
        <w:tc>
          <w:tcPr>
            <w:tcW w:w="1069" w:type="dxa"/>
            <w:vAlign w:val="center"/>
          </w:tcPr>
          <w:p w14:paraId="297E429E" w14:textId="4CCE3090"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0.02</w:t>
            </w:r>
          </w:p>
        </w:tc>
        <w:tc>
          <w:tcPr>
            <w:tcW w:w="1069" w:type="dxa"/>
            <w:vAlign w:val="center"/>
          </w:tcPr>
          <w:p w14:paraId="6BCE832F" w14:textId="496E1A2E"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12</w:t>
            </w:r>
          </w:p>
        </w:tc>
        <w:tc>
          <w:tcPr>
            <w:tcW w:w="1069" w:type="dxa"/>
            <w:vAlign w:val="center"/>
          </w:tcPr>
          <w:p w14:paraId="6C8B8F78" w14:textId="335323A3"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68.6</w:t>
            </w:r>
          </w:p>
        </w:tc>
        <w:tc>
          <w:tcPr>
            <w:tcW w:w="1188" w:type="dxa"/>
            <w:vAlign w:val="center"/>
          </w:tcPr>
          <w:p w14:paraId="410BCFED" w14:textId="46204040"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178</w:t>
            </w:r>
          </w:p>
        </w:tc>
        <w:tc>
          <w:tcPr>
            <w:tcW w:w="949" w:type="dxa"/>
            <w:vAlign w:val="center"/>
          </w:tcPr>
          <w:p w14:paraId="7D348F23" w14:textId="5C97457B"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11</w:t>
            </w:r>
          </w:p>
        </w:tc>
        <w:tc>
          <w:tcPr>
            <w:tcW w:w="1069" w:type="dxa"/>
            <w:vAlign w:val="center"/>
          </w:tcPr>
          <w:p w14:paraId="64641BF6" w14:textId="5F3D883D" w:rsidR="00E84107" w:rsidRPr="00E84107" w:rsidRDefault="00E84107" w:rsidP="00676083">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E84107">
              <w:rPr>
                <w:rFonts w:cs="Times New Roman"/>
                <w:color w:val="000000"/>
                <w:sz w:val="16"/>
                <w:szCs w:val="16"/>
              </w:rPr>
              <w:t>16</w:t>
            </w:r>
          </w:p>
        </w:tc>
      </w:tr>
      <w:tr w:rsidR="00E84107" w:rsidRPr="00E84107" w14:paraId="45B7E939" w14:textId="77777777" w:rsidTr="00676083">
        <w:trPr>
          <w:trHeight w:val="376"/>
          <w:jc w:val="center"/>
        </w:trPr>
        <w:tc>
          <w:tcPr>
            <w:cnfStyle w:val="001000000000" w:firstRow="0" w:lastRow="0" w:firstColumn="1" w:lastColumn="0" w:oddVBand="0" w:evenVBand="0" w:oddHBand="0" w:evenHBand="0" w:firstRowFirstColumn="0" w:firstRowLastColumn="0" w:lastRowFirstColumn="0" w:lastRowLastColumn="0"/>
            <w:tcW w:w="1068" w:type="dxa"/>
            <w:vAlign w:val="center"/>
          </w:tcPr>
          <w:p w14:paraId="401DCB2A" w14:textId="77777777" w:rsidR="00E84107" w:rsidRPr="00E84107" w:rsidRDefault="00E84107" w:rsidP="00676083">
            <w:pPr>
              <w:spacing w:line="240" w:lineRule="auto"/>
              <w:rPr>
                <w:rFonts w:cs="Times New Roman"/>
                <w:sz w:val="16"/>
                <w:szCs w:val="16"/>
              </w:rPr>
            </w:pPr>
            <w:r w:rsidRPr="00E84107">
              <w:rPr>
                <w:rFonts w:cs="Times New Roman"/>
                <w:sz w:val="16"/>
                <w:szCs w:val="16"/>
              </w:rPr>
              <w:t>Raisin</w:t>
            </w:r>
          </w:p>
        </w:tc>
        <w:tc>
          <w:tcPr>
            <w:tcW w:w="1068" w:type="dxa"/>
            <w:vAlign w:val="center"/>
          </w:tcPr>
          <w:p w14:paraId="5207D5B6" w14:textId="03393B8D"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0.08</w:t>
            </w:r>
          </w:p>
        </w:tc>
        <w:tc>
          <w:tcPr>
            <w:tcW w:w="1069" w:type="dxa"/>
            <w:vAlign w:val="center"/>
          </w:tcPr>
          <w:p w14:paraId="119E7D96" w14:textId="6CA65408"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0.03</w:t>
            </w:r>
          </w:p>
        </w:tc>
        <w:tc>
          <w:tcPr>
            <w:tcW w:w="1069" w:type="dxa"/>
            <w:vAlign w:val="center"/>
          </w:tcPr>
          <w:p w14:paraId="0844AE80" w14:textId="37CA1004"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34</w:t>
            </w:r>
          </w:p>
        </w:tc>
        <w:tc>
          <w:tcPr>
            <w:tcW w:w="1069" w:type="dxa"/>
            <w:vAlign w:val="center"/>
          </w:tcPr>
          <w:p w14:paraId="4DE71128" w14:textId="46D75813"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113</w:t>
            </w:r>
          </w:p>
        </w:tc>
        <w:tc>
          <w:tcPr>
            <w:tcW w:w="1188" w:type="dxa"/>
            <w:vAlign w:val="center"/>
          </w:tcPr>
          <w:p w14:paraId="348A0F43" w14:textId="677DFAC8"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42</w:t>
            </w:r>
          </w:p>
        </w:tc>
        <w:tc>
          <w:tcPr>
            <w:tcW w:w="949" w:type="dxa"/>
            <w:vAlign w:val="center"/>
          </w:tcPr>
          <w:p w14:paraId="2F784E1D" w14:textId="77C445C0"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49</w:t>
            </w:r>
          </w:p>
        </w:tc>
        <w:tc>
          <w:tcPr>
            <w:tcW w:w="1069" w:type="dxa"/>
            <w:vAlign w:val="center"/>
          </w:tcPr>
          <w:p w14:paraId="35598108" w14:textId="6760E706" w:rsidR="00E84107" w:rsidRPr="00E84107" w:rsidRDefault="00E84107" w:rsidP="00676083">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E84107">
              <w:rPr>
                <w:rFonts w:cs="Times New Roman"/>
                <w:color w:val="000000"/>
                <w:sz w:val="16"/>
                <w:szCs w:val="16"/>
              </w:rPr>
              <w:t>43</w:t>
            </w:r>
          </w:p>
        </w:tc>
      </w:tr>
    </w:tbl>
    <w:p w14:paraId="57FC5DA6" w14:textId="1BABEEB3" w:rsidR="00147BB0" w:rsidRDefault="00147BB0" w:rsidP="008A7740">
      <w:pPr>
        <w:ind w:firstLine="720"/>
      </w:pPr>
    </w:p>
    <w:p w14:paraId="30601888" w14:textId="77777777" w:rsidR="00676083" w:rsidRDefault="00676083" w:rsidP="00676083">
      <w:pPr>
        <w:spacing w:line="240" w:lineRule="auto"/>
        <w:jc w:val="center"/>
      </w:pPr>
      <w:r>
        <w:rPr>
          <w:noProof/>
        </w:rPr>
        <w:lastRenderedPageBreak/>
        <w:drawing>
          <wp:inline distT="0" distB="0" distL="0" distR="0" wp14:anchorId="38523DDD" wp14:editId="6C762E0C">
            <wp:extent cx="5312664" cy="5943600"/>
            <wp:effectExtent l="0" t="0" r="254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12664" cy="5943600"/>
                    </a:xfrm>
                    <a:prstGeom prst="rect">
                      <a:avLst/>
                    </a:prstGeom>
                  </pic:spPr>
                </pic:pic>
              </a:graphicData>
            </a:graphic>
          </wp:inline>
        </w:drawing>
      </w:r>
    </w:p>
    <w:p w14:paraId="7199E77B" w14:textId="77777777" w:rsidR="00676083" w:rsidRPr="0085588B" w:rsidRDefault="00676083" w:rsidP="00676083">
      <w:pPr>
        <w:pStyle w:val="Caption"/>
      </w:pPr>
      <w:commentRangeStart w:id="90"/>
      <w:r>
        <w:t>Figure</w:t>
      </w:r>
      <w:commentRangeEnd w:id="90"/>
      <w:r>
        <w:rPr>
          <w:rStyle w:val="CommentReference"/>
          <w:i w:val="0"/>
          <w:iCs w:val="0"/>
        </w:rPr>
        <w:commentReference w:id="90"/>
      </w:r>
      <w:r>
        <w:t xml:space="preserve"> 2: Annual TP load (kg/km</w:t>
      </w:r>
      <w:r>
        <w:rPr>
          <w:vertAlign w:val="superscript"/>
        </w:rPr>
        <w:t>2</w:t>
      </w:r>
      <w:r>
        <w:t xml:space="preserve">) for the entire period of interest (2008-2022) across all sites. The gray bars in panels are the WRTDS Kalman Filter results. Red line shows the WRTDS flow normalized results. The Blue line shows the </w:t>
      </w:r>
      <w:proofErr w:type="gramStart"/>
      <w:r>
        <w:t>5 year</w:t>
      </w:r>
      <w:proofErr w:type="gramEnd"/>
      <w:r>
        <w:t xml:space="preserve"> moving average of “actual” annual SRP loads.</w:t>
      </w:r>
    </w:p>
    <w:p w14:paraId="2DF105B8" w14:textId="4BD69397" w:rsidR="00676083" w:rsidRDefault="00676083" w:rsidP="008A7740">
      <w:pPr>
        <w:ind w:firstLine="720"/>
      </w:pPr>
    </w:p>
    <w:p w14:paraId="01E8D8EF" w14:textId="5423DF47" w:rsidR="00676083" w:rsidRDefault="00676083" w:rsidP="008A7740">
      <w:pPr>
        <w:ind w:firstLine="720"/>
      </w:pPr>
    </w:p>
    <w:p w14:paraId="7F398713" w14:textId="77777777" w:rsidR="00676083" w:rsidRDefault="00676083" w:rsidP="008A7740">
      <w:pPr>
        <w:ind w:firstLine="720"/>
      </w:pPr>
    </w:p>
    <w:p w14:paraId="0D4C2ED2" w14:textId="521A825E" w:rsidR="004349A8" w:rsidRDefault="005F0409" w:rsidP="004349A8">
      <w:pPr>
        <w:ind w:firstLine="720"/>
      </w:pPr>
      <w:r>
        <w:lastRenderedPageBreak/>
        <w:t xml:space="preserve">Overall, for the period between </w:t>
      </w:r>
      <w:r w:rsidR="00366CF2">
        <w:t>2009 and 2021</w:t>
      </w:r>
      <w:r>
        <w:t xml:space="preserve">, percent changes </w:t>
      </w:r>
      <w:r w:rsidR="00366CF2">
        <w:t xml:space="preserve">in phosphorus </w:t>
      </w:r>
      <w:r>
        <w:t xml:space="preserve">were greatest at the Blanchard, Raisin, and Sandusky sites. The Blanchard site displaying the greatest percentage increases in FN SRP and TP concentrations, while the Sandusky site displayed the greatest percentage increase in FN SRP flux and the Raisin site displayed the greatest percentage increase in FN TP flux. </w:t>
      </w:r>
      <w:r w:rsidR="004349A8">
        <w:t>Meanwhile, the Honey, Tiffin, and Maumee sites generally displayed near zero or negative percent changes for FN SRP and TP concentrations and fluxes. In general, the direction of FN SRP concentration and flux trends was mixed from site to site across the WLEB, while FN TP concentrations and fluxes increased at all sites.</w:t>
      </w:r>
    </w:p>
    <w:p w14:paraId="47329ADF" w14:textId="3EB0671F" w:rsidR="00F91D78" w:rsidRDefault="00F91D78" w:rsidP="00F91D78">
      <w:pPr>
        <w:ind w:firstLine="720"/>
      </w:pPr>
      <w:r>
        <w:t xml:space="preserve">Although, flow-normalization reduces the noise associated with trends, concentrations trends still tend to be biased toward low flow observations (due to the greater number of low flow observations), while flux trends are biased toward high flow observations </w:t>
      </w:r>
      <w:r>
        <w:fldChar w:fldCharType="begin"/>
      </w:r>
      <w:r>
        <w:instrText xml:space="preserve"> ADDIN EN.CITE &lt;EndNote&gt;&lt;Cite&gt;&lt;Author&gt;Sprague&lt;/Author&gt;&lt;Year&gt;2011&lt;/Year&gt;&lt;RecNum&gt;16961&lt;/RecNum&gt;&lt;DisplayText&gt;(Sprague et al., 2011)&lt;/DisplayText&gt;&lt;record&gt;&lt;rec-number&gt;16961&lt;/rec-number&gt;&lt;foreign-keys&gt;&lt;key app="EN" db-id="vxf5p2xpuads9deaf5xvd2ri20s0at2spve5" timestamp="1692041725"&gt;16961&lt;/key&gt;&lt;/foreign-keys&gt;&lt;ref-type name="Journal Article"&gt;17&lt;/ref-type&gt;&lt;contributors&gt;&lt;authors&gt;&lt;author&gt;Sprague, Lori A.&lt;/author&gt;&lt;author&gt;Hirsch, Robert M.&lt;/author&gt;&lt;author&gt;Aulenbach, Brent T.&lt;/author&gt;&lt;/authors&gt;&lt;/contributors&gt;&lt;titles&gt;&lt;title&gt;Nitrate in the Mississippi River and Its Tributaries, 1980 to 2008: Are We Making Progress?&lt;/title&gt;&lt;secondary-title&gt;Environmental Science &amp;amp; Technology&lt;/secondary-title&gt;&lt;/titles&gt;&lt;periodical&gt;&lt;full-title&gt;Environmental science &amp;amp; technology&lt;/full-title&gt;&lt;/periodical&gt;&lt;pages&gt;7209-7216&lt;/pages&gt;&lt;volume&gt;45&lt;/volume&gt;&lt;number&gt;17&lt;/number&gt;&lt;dates&gt;&lt;year&gt;2011&lt;/year&gt;&lt;pub-dates&gt;&lt;date&gt;2011/09/01&lt;/date&gt;&lt;/pub-dates&gt;&lt;/dates&gt;&lt;publisher&gt;American Chemical Society&lt;/publisher&gt;&lt;isbn&gt;0013-936X&lt;/isbn&gt;&lt;urls&gt;&lt;related-urls&gt;&lt;url&gt;https://doi.org/10.1021/es201221s&lt;/url&gt;&lt;/related-urls&gt;&lt;/urls&gt;&lt;electronic-resource-num&gt;10.1021/es201221s&lt;/electronic-resource-num&gt;&lt;/record&gt;&lt;/Cite&gt;&lt;/EndNote&gt;</w:instrText>
      </w:r>
      <w:r>
        <w:fldChar w:fldCharType="separate"/>
      </w:r>
      <w:r>
        <w:rPr>
          <w:noProof/>
        </w:rPr>
        <w:t>(Sprague et al., 2011)</w:t>
      </w:r>
      <w:r>
        <w:fldChar w:fldCharType="end"/>
      </w:r>
      <w:r>
        <w:t xml:space="preserve">. Thus, the greater increase in SRP and TP concentrations at Blanchard suggests that the baseflow or low flow concentrations are increasing at a greater magnitude than the high flow concentrations. Sites within increasing SRP trends generally had greater increases in SRP concentrations than SRP fluxes, while sites generally had a greater increase in flux than concentration for TP. This would suggest that in the WLEB, where SRP is increasing, it is generally increasing more at low flow, but TP is generally increasing more at high flows. </w:t>
      </w:r>
    </w:p>
    <w:p w14:paraId="44C0BA16" w14:textId="23FF5501" w:rsidR="00665B3B" w:rsidRDefault="008A7740" w:rsidP="00D623F7">
      <w:pPr>
        <w:ind w:firstLine="720"/>
      </w:pPr>
      <w:r>
        <w:t xml:space="preserve">Relative to P reduction targets in the WLEB, </w:t>
      </w:r>
      <w:r w:rsidR="00450C40">
        <w:t xml:space="preserve">the downward trends in SRP fluxes in the Maumee River and the </w:t>
      </w:r>
      <w:r w:rsidR="005B122A">
        <w:t>Tiffin River</w:t>
      </w:r>
      <w:r w:rsidR="00450C40">
        <w:t xml:space="preserve"> (a smaller tributary of the Maumee) indicate that some regional progress is being made towards mitigating SRP </w:t>
      </w:r>
      <w:r w:rsidR="005B122A">
        <w:t>delivery.</w:t>
      </w:r>
      <w:r w:rsidR="00450C40">
        <w:t xml:space="preserve"> </w:t>
      </w:r>
      <w:r w:rsidR="005B122A">
        <w:t xml:space="preserve">However, the </w:t>
      </w:r>
      <w:r w:rsidR="00D623F7">
        <w:t xml:space="preserve">consistently positive percent changes in </w:t>
      </w:r>
      <w:r w:rsidR="005B122A">
        <w:t xml:space="preserve">TP concentrations and fluxes </w:t>
      </w:r>
      <w:r w:rsidR="00D623F7">
        <w:t xml:space="preserve">across the basin suggest that we should temper our </w:t>
      </w:r>
      <w:r w:rsidR="00E56AB6">
        <w:t>hopes that</w:t>
      </w:r>
      <w:r w:rsidR="00D623F7">
        <w:t xml:space="preserve"> the downward trends in SRP in select watersheds</w:t>
      </w:r>
      <w:r w:rsidR="00E56AB6">
        <w:t xml:space="preserve"> are harbingers of broad reductions in P delivery to Lake Erie</w:t>
      </w:r>
      <w:r w:rsidR="00D623F7">
        <w:t xml:space="preserve">. </w:t>
      </w:r>
      <w:r w:rsidR="005B122A">
        <w:t xml:space="preserve">Additionally, the substantial increasing SRP and TP trends </w:t>
      </w:r>
      <w:r w:rsidR="005B122A">
        <w:lastRenderedPageBreak/>
        <w:t>for Blanchard</w:t>
      </w:r>
      <w:r w:rsidR="00E56AB6">
        <w:t xml:space="preserve"> </w:t>
      </w:r>
      <w:r w:rsidR="005B122A">
        <w:t xml:space="preserve">and Sandusky rivers </w:t>
      </w:r>
      <w:r w:rsidR="00D623F7">
        <w:t>indicate that recent changes occuring in these watersheds, especially Blanchar</w:t>
      </w:r>
      <w:r w:rsidR="00E56AB6">
        <w:t>d</w:t>
      </w:r>
      <w:r w:rsidR="00D623F7">
        <w:t>, are increasing and not decreasing P export within these watersheds.</w:t>
      </w:r>
      <w:r w:rsidR="00E56AB6">
        <w:t xml:space="preserve"> Interestingly, the Tiffin and Blanchard watersheds are both of similar size and located within the overall Maumee River watersheds. Future research could be instituted to determine </w:t>
      </w:r>
      <w:r w:rsidR="00B263E2">
        <w:t>why the</w:t>
      </w:r>
      <w:r w:rsidR="00F55E79">
        <w:t xml:space="preserve"> Tiffin site </w:t>
      </w:r>
      <w:r w:rsidR="00E56AB6">
        <w:t xml:space="preserve">is experiencing progress towards reduced P delivery, while </w:t>
      </w:r>
      <w:r w:rsidR="00F55E79">
        <w:t>the Blanchard site</w:t>
      </w:r>
      <w:r w:rsidR="00E56AB6">
        <w:t xml:space="preserve"> is not only lacking progress, but actively </w:t>
      </w:r>
      <w:r w:rsidR="00A37D55">
        <w:t>exporting more P since 2009</w:t>
      </w:r>
      <w:r w:rsidR="00E56AB6">
        <w:t xml:space="preserve">. </w:t>
      </w:r>
    </w:p>
    <w:p w14:paraId="156CBBAB" w14:textId="77777777" w:rsidR="00171A81" w:rsidRDefault="00171A81" w:rsidP="00D623F7">
      <w:pPr>
        <w:ind w:firstLine="720"/>
      </w:pPr>
    </w:p>
    <w:p w14:paraId="029A0C0D" w14:textId="0FF28FF6" w:rsidR="008A7740" w:rsidRDefault="008A7740" w:rsidP="008A7740">
      <w:pPr>
        <w:pStyle w:val="Heading2"/>
      </w:pPr>
      <w:commentRangeStart w:id="91"/>
      <w:r>
        <w:t>Influence of recent trends</w:t>
      </w:r>
      <w:r w:rsidR="0011336B">
        <w:t xml:space="preserve"> (20</w:t>
      </w:r>
      <w:r w:rsidR="00862EAA">
        <w:t>09</w:t>
      </w:r>
      <w:r w:rsidR="0011336B">
        <w:t>-20</w:t>
      </w:r>
      <w:r w:rsidR="00862EAA">
        <w:t>15</w:t>
      </w:r>
      <w:r w:rsidR="0061184F">
        <w:t xml:space="preserve"> vs. 20</w:t>
      </w:r>
      <w:r w:rsidR="00862EAA">
        <w:t>15</w:t>
      </w:r>
      <w:r w:rsidR="0061184F">
        <w:t>-202</w:t>
      </w:r>
      <w:r w:rsidR="00862EAA">
        <w:t>1</w:t>
      </w:r>
      <w:r w:rsidR="0011336B">
        <w:t>)</w:t>
      </w:r>
      <w:commentRangeEnd w:id="91"/>
      <w:r w:rsidR="00194D6B">
        <w:rPr>
          <w:rStyle w:val="CommentReference"/>
          <w:rFonts w:eastAsiaTheme="minorHAnsi" w:cstheme="minorBidi"/>
        </w:rPr>
        <w:commentReference w:id="91"/>
      </w:r>
    </w:p>
    <w:p w14:paraId="6FC83A3D" w14:textId="77777777" w:rsidR="000B34CA" w:rsidRDefault="00FC32AF" w:rsidP="006326CF">
      <w:pPr>
        <w:ind w:firstLine="360"/>
      </w:pPr>
      <w:r>
        <w:t xml:space="preserve">For SRP, </w:t>
      </w:r>
      <w:r w:rsidR="00171A81">
        <w:t xml:space="preserve">FN concentration </w:t>
      </w:r>
      <w:r w:rsidR="000B34CA">
        <w:t>rates of change</w:t>
      </w:r>
      <w:r w:rsidR="00171A81">
        <w:t xml:space="preserve"> were lower since 2015 for all sites</w:t>
      </w:r>
      <w:r w:rsidR="006326CF">
        <w:t>,</w:t>
      </w:r>
      <w:r w:rsidR="00171A81">
        <w:t xml:space="preserve"> except Sandusky </w:t>
      </w:r>
      <w:r w:rsidR="00817095">
        <w:t xml:space="preserve">(Table </w:t>
      </w:r>
      <w:r w:rsidR="00171A81">
        <w:t>4</w:t>
      </w:r>
      <w:r w:rsidR="00817095">
        <w:t>)</w:t>
      </w:r>
      <w:r w:rsidR="004F5794">
        <w:t xml:space="preserve">. </w:t>
      </w:r>
      <w:r w:rsidR="000B34CA">
        <w:t>In recent years, t</w:t>
      </w:r>
      <w:r w:rsidR="006326CF">
        <w:t>wo sites had lower positive trends, t</w:t>
      </w:r>
      <w:r w:rsidR="00171A81">
        <w:t>wo sites flipped from a positive to a negative trend</w:t>
      </w:r>
      <w:r w:rsidR="006326CF">
        <w:t>, and one site</w:t>
      </w:r>
      <w:r w:rsidR="004F5794">
        <w:t xml:space="preserve"> had</w:t>
      </w:r>
      <w:r w:rsidR="006326CF">
        <w:t xml:space="preserve"> a</w:t>
      </w:r>
      <w:r w:rsidR="004F5794">
        <w:t xml:space="preserve"> greater negative </w:t>
      </w:r>
      <w:r w:rsidR="006326CF">
        <w:t>trend. For FN flux, a similar</w:t>
      </w:r>
      <w:r w:rsidR="000B34CA">
        <w:t xml:space="preserve"> overall</w:t>
      </w:r>
      <w:r w:rsidR="006326CF">
        <w:t xml:space="preserve"> trend of lower </w:t>
      </w:r>
      <w:r w:rsidR="000B34CA">
        <w:t xml:space="preserve">rates of change </w:t>
      </w:r>
      <w:r w:rsidR="006326CF">
        <w:t xml:space="preserve">since 2015 was observed. Here, one site had a lower positive </w:t>
      </w:r>
      <w:r w:rsidR="000B34CA">
        <w:t>value</w:t>
      </w:r>
      <w:r w:rsidR="006326CF">
        <w:t xml:space="preserve"> in recent years, while four sites flipped from a positive to a negative </w:t>
      </w:r>
      <w:r w:rsidR="000B34CA">
        <w:t>value</w:t>
      </w:r>
      <w:r w:rsidR="006326CF">
        <w:t xml:space="preserve">. Again, the Sandusky site was the exception, with a greater positive </w:t>
      </w:r>
      <w:r w:rsidR="000B34CA">
        <w:t>value</w:t>
      </w:r>
      <w:r w:rsidR="006326CF">
        <w:t xml:space="preserve"> in FN flux in recent years. The average </w:t>
      </w:r>
      <w:r w:rsidR="000B34CA">
        <w:t>rates of change</w:t>
      </w:r>
      <w:r w:rsidR="006326CF">
        <w:t xml:space="preserve"> across the six sites reflect the site by sites observations with a reduction in FN concentration</w:t>
      </w:r>
      <w:r w:rsidR="000B34CA">
        <w:t xml:space="preserve"> values</w:t>
      </w:r>
      <w:r w:rsidR="006326CF">
        <w:t xml:space="preserve"> from 3.7 to 0.7</w:t>
      </w:r>
      <w:r w:rsidR="000B34CA">
        <w:t xml:space="preserve"> % yr</w:t>
      </w:r>
      <w:r w:rsidR="000B34CA">
        <w:rPr>
          <w:vertAlign w:val="superscript"/>
        </w:rPr>
        <w:t>-1</w:t>
      </w:r>
      <w:r w:rsidR="006326CF">
        <w:t xml:space="preserve"> and a reduction in FN flux from 1.9 to -0.2</w:t>
      </w:r>
      <w:r w:rsidR="000B34CA">
        <w:t xml:space="preserve"> % yr</w:t>
      </w:r>
      <w:r w:rsidR="000B34CA">
        <w:rPr>
          <w:vertAlign w:val="superscript"/>
        </w:rPr>
        <w:t>-1</w:t>
      </w:r>
      <w:r w:rsidR="006326CF">
        <w:t xml:space="preserve">. </w:t>
      </w:r>
    </w:p>
    <w:p w14:paraId="044833C3" w14:textId="22A6F5E0" w:rsidR="000B34CA" w:rsidRDefault="00817095" w:rsidP="00F91D78">
      <w:pPr>
        <w:ind w:firstLine="360"/>
      </w:pPr>
      <w:r>
        <w:t xml:space="preserve">These results suggest that either a) nutrient reduction strategies enacted in recent years have had a mitigating effect on SRP losses within the basin, b) the cumulative nutrient reduction strategies implemented over the previous decades have reached a critical point and begun improving water quality, c) legacy sources are diminishing within the basin, d) all or some of the above. However, the differing results across the basin (especially, the increasing upward trends in Sandusky) indicate that these improvements have not been observed to the same extent across </w:t>
      </w:r>
      <w:r>
        <w:lastRenderedPageBreak/>
        <w:t>the basin.</w:t>
      </w:r>
      <w:r w:rsidR="006326CF">
        <w:t xml:space="preserve"> Furthermore, these trends are subject to uncertainty and the relatively small percent changes have the potential to offset by estimation errors.</w:t>
      </w:r>
    </w:p>
    <w:p w14:paraId="4E6F1AD2" w14:textId="40487A6B" w:rsidR="008547C1" w:rsidRDefault="008547C1" w:rsidP="00FC32AF">
      <w:pPr>
        <w:pStyle w:val="Caption"/>
      </w:pPr>
      <w:r>
        <w:t xml:space="preserve">Table </w:t>
      </w:r>
      <w:r w:rsidR="00171A81">
        <w:t>4</w:t>
      </w:r>
      <w:r>
        <w:t>: Rate of change in FN SRP concentration and flux between 200</w:t>
      </w:r>
      <w:r w:rsidR="007A7929">
        <w:t>9</w:t>
      </w:r>
      <w:r>
        <w:t xml:space="preserve"> and 20</w:t>
      </w:r>
      <w:r w:rsidR="007A7929">
        <w:t>15</w:t>
      </w:r>
      <w:r>
        <w:t xml:space="preserve"> and between 2015 and 2022, in percent per year.</w:t>
      </w:r>
    </w:p>
    <w:tbl>
      <w:tblPr>
        <w:tblStyle w:val="TableGrid"/>
        <w:tblW w:w="0" w:type="auto"/>
        <w:jc w:val="center"/>
        <w:tblLayout w:type="fixed"/>
        <w:tblLook w:val="04A0" w:firstRow="1" w:lastRow="0" w:firstColumn="1" w:lastColumn="0" w:noHBand="0" w:noVBand="1"/>
      </w:tblPr>
      <w:tblGrid>
        <w:gridCol w:w="1539"/>
        <w:gridCol w:w="1563"/>
        <w:gridCol w:w="1617"/>
        <w:gridCol w:w="1614"/>
        <w:gridCol w:w="1730"/>
      </w:tblGrid>
      <w:tr w:rsidR="005F342D" w:rsidRPr="00862EAA" w14:paraId="40E6D783" w14:textId="77777777" w:rsidTr="002C42A1">
        <w:trPr>
          <w:trHeight w:val="288"/>
          <w:jc w:val="center"/>
        </w:trPr>
        <w:tc>
          <w:tcPr>
            <w:tcW w:w="1539" w:type="dxa"/>
            <w:vMerge w:val="restart"/>
            <w:vAlign w:val="center"/>
          </w:tcPr>
          <w:p w14:paraId="1E0EC06A" w14:textId="315ECE46" w:rsidR="005F342D" w:rsidRPr="00862EAA" w:rsidRDefault="005F342D" w:rsidP="00862EAA">
            <w:pPr>
              <w:spacing w:line="240" w:lineRule="auto"/>
              <w:jc w:val="center"/>
              <w:rPr>
                <w:rFonts w:cs="Times New Roman"/>
                <w:sz w:val="16"/>
                <w:szCs w:val="16"/>
              </w:rPr>
            </w:pPr>
            <w:r w:rsidRPr="00862EAA">
              <w:rPr>
                <w:rFonts w:cs="Times New Roman"/>
                <w:sz w:val="16"/>
                <w:szCs w:val="16"/>
              </w:rPr>
              <w:t>Site</w:t>
            </w:r>
          </w:p>
        </w:tc>
        <w:tc>
          <w:tcPr>
            <w:tcW w:w="3180" w:type="dxa"/>
            <w:gridSpan w:val="2"/>
            <w:vAlign w:val="center"/>
          </w:tcPr>
          <w:p w14:paraId="73828E20" w14:textId="72A6FED3" w:rsidR="005F342D" w:rsidRPr="00862EAA" w:rsidRDefault="005F342D" w:rsidP="00862EAA">
            <w:pPr>
              <w:spacing w:line="240" w:lineRule="auto"/>
              <w:jc w:val="center"/>
              <w:rPr>
                <w:rFonts w:cs="Times New Roman"/>
                <w:sz w:val="16"/>
                <w:szCs w:val="16"/>
              </w:rPr>
            </w:pPr>
            <w:r w:rsidRPr="00862EAA">
              <w:rPr>
                <w:rFonts w:cs="Times New Roman"/>
                <w:sz w:val="16"/>
                <w:szCs w:val="16"/>
              </w:rPr>
              <w:t>FN concentration</w:t>
            </w:r>
          </w:p>
        </w:tc>
        <w:tc>
          <w:tcPr>
            <w:tcW w:w="3344" w:type="dxa"/>
            <w:gridSpan w:val="2"/>
            <w:vAlign w:val="center"/>
          </w:tcPr>
          <w:p w14:paraId="1950E875" w14:textId="3AF54FE3" w:rsidR="005F342D" w:rsidRPr="00862EAA" w:rsidRDefault="005F342D" w:rsidP="00862EAA">
            <w:pPr>
              <w:spacing w:line="240" w:lineRule="auto"/>
              <w:jc w:val="center"/>
              <w:rPr>
                <w:rFonts w:cs="Times New Roman"/>
                <w:sz w:val="16"/>
                <w:szCs w:val="16"/>
              </w:rPr>
            </w:pPr>
            <w:r w:rsidRPr="00862EAA">
              <w:rPr>
                <w:rFonts w:cs="Times New Roman"/>
                <w:sz w:val="16"/>
                <w:szCs w:val="16"/>
              </w:rPr>
              <w:t>FN flux</w:t>
            </w:r>
          </w:p>
        </w:tc>
      </w:tr>
      <w:tr w:rsidR="005F342D" w:rsidRPr="00862EAA" w14:paraId="54B7891C" w14:textId="77777777" w:rsidTr="002C42A1">
        <w:trPr>
          <w:trHeight w:val="288"/>
          <w:jc w:val="center"/>
        </w:trPr>
        <w:tc>
          <w:tcPr>
            <w:tcW w:w="1539" w:type="dxa"/>
            <w:vMerge/>
            <w:vAlign w:val="center"/>
          </w:tcPr>
          <w:p w14:paraId="15D69B1B" w14:textId="3C68EDA0" w:rsidR="005F342D" w:rsidRPr="00862EAA" w:rsidRDefault="005F342D" w:rsidP="00862EAA">
            <w:pPr>
              <w:spacing w:line="240" w:lineRule="auto"/>
              <w:jc w:val="center"/>
              <w:rPr>
                <w:rFonts w:cs="Times New Roman"/>
                <w:sz w:val="16"/>
                <w:szCs w:val="16"/>
              </w:rPr>
            </w:pPr>
          </w:p>
        </w:tc>
        <w:tc>
          <w:tcPr>
            <w:tcW w:w="1563" w:type="dxa"/>
            <w:vAlign w:val="center"/>
          </w:tcPr>
          <w:p w14:paraId="6509280F" w14:textId="28E7ED3C" w:rsidR="005F342D" w:rsidRPr="00862EAA" w:rsidRDefault="005F342D" w:rsidP="00862EAA">
            <w:pPr>
              <w:spacing w:line="240" w:lineRule="auto"/>
              <w:jc w:val="center"/>
              <w:rPr>
                <w:rFonts w:cs="Times New Roman"/>
                <w:sz w:val="16"/>
                <w:szCs w:val="16"/>
              </w:rPr>
            </w:pPr>
            <w:r w:rsidRPr="00862EAA">
              <w:rPr>
                <w:rFonts w:cs="Times New Roman"/>
                <w:sz w:val="16"/>
                <w:szCs w:val="16"/>
              </w:rPr>
              <w:t>200</w:t>
            </w:r>
            <w:r w:rsidR="0073503F" w:rsidRPr="00862EAA">
              <w:rPr>
                <w:rFonts w:cs="Times New Roman"/>
                <w:sz w:val="16"/>
                <w:szCs w:val="16"/>
              </w:rPr>
              <w:t>9-2015</w:t>
            </w:r>
          </w:p>
        </w:tc>
        <w:tc>
          <w:tcPr>
            <w:tcW w:w="1616" w:type="dxa"/>
            <w:vAlign w:val="center"/>
          </w:tcPr>
          <w:p w14:paraId="2B52ABB4" w14:textId="587B4CA1" w:rsidR="005F342D" w:rsidRPr="00862EAA" w:rsidRDefault="005F342D" w:rsidP="00862EAA">
            <w:pPr>
              <w:spacing w:line="240" w:lineRule="auto"/>
              <w:jc w:val="center"/>
              <w:rPr>
                <w:rFonts w:cs="Times New Roman"/>
                <w:sz w:val="16"/>
                <w:szCs w:val="16"/>
              </w:rPr>
            </w:pPr>
            <w:r w:rsidRPr="00862EAA">
              <w:rPr>
                <w:rFonts w:cs="Times New Roman"/>
                <w:sz w:val="16"/>
                <w:szCs w:val="16"/>
              </w:rPr>
              <w:t>2015-202</w:t>
            </w:r>
            <w:r w:rsidR="0073503F" w:rsidRPr="00862EAA">
              <w:rPr>
                <w:rFonts w:cs="Times New Roman"/>
                <w:sz w:val="16"/>
                <w:szCs w:val="16"/>
              </w:rPr>
              <w:t>1</w:t>
            </w:r>
          </w:p>
        </w:tc>
        <w:tc>
          <w:tcPr>
            <w:tcW w:w="1614" w:type="dxa"/>
            <w:vAlign w:val="center"/>
          </w:tcPr>
          <w:p w14:paraId="1D91F395" w14:textId="1B84DB8A" w:rsidR="005F342D" w:rsidRPr="00862EAA" w:rsidRDefault="005F342D" w:rsidP="00862EAA">
            <w:pPr>
              <w:spacing w:line="240" w:lineRule="auto"/>
              <w:jc w:val="center"/>
              <w:rPr>
                <w:rFonts w:cs="Times New Roman"/>
                <w:sz w:val="16"/>
                <w:szCs w:val="16"/>
              </w:rPr>
            </w:pPr>
            <w:r w:rsidRPr="00862EAA">
              <w:rPr>
                <w:rFonts w:cs="Times New Roman"/>
                <w:sz w:val="16"/>
                <w:szCs w:val="16"/>
              </w:rPr>
              <w:t>200</w:t>
            </w:r>
            <w:r w:rsidR="0073503F" w:rsidRPr="00862EAA">
              <w:rPr>
                <w:rFonts w:cs="Times New Roman"/>
                <w:sz w:val="16"/>
                <w:szCs w:val="16"/>
              </w:rPr>
              <w:t>9</w:t>
            </w:r>
            <w:r w:rsidRPr="00862EAA">
              <w:rPr>
                <w:rFonts w:cs="Times New Roman"/>
                <w:sz w:val="16"/>
                <w:szCs w:val="16"/>
              </w:rPr>
              <w:t>-20</w:t>
            </w:r>
            <w:r w:rsidR="0073503F" w:rsidRPr="00862EAA">
              <w:rPr>
                <w:rFonts w:cs="Times New Roman"/>
                <w:sz w:val="16"/>
                <w:szCs w:val="16"/>
              </w:rPr>
              <w:t>15</w:t>
            </w:r>
          </w:p>
        </w:tc>
        <w:tc>
          <w:tcPr>
            <w:tcW w:w="1730" w:type="dxa"/>
            <w:vAlign w:val="center"/>
          </w:tcPr>
          <w:p w14:paraId="033A50C8" w14:textId="2CE43E8A" w:rsidR="005F342D" w:rsidRPr="00862EAA" w:rsidRDefault="005F342D" w:rsidP="00862EAA">
            <w:pPr>
              <w:spacing w:line="240" w:lineRule="auto"/>
              <w:jc w:val="center"/>
              <w:rPr>
                <w:rFonts w:cs="Times New Roman"/>
                <w:sz w:val="16"/>
                <w:szCs w:val="16"/>
              </w:rPr>
            </w:pPr>
            <w:r w:rsidRPr="00862EAA">
              <w:rPr>
                <w:rFonts w:cs="Times New Roman"/>
                <w:sz w:val="16"/>
                <w:szCs w:val="16"/>
              </w:rPr>
              <w:t>20</w:t>
            </w:r>
            <w:r w:rsidR="0073503F" w:rsidRPr="00862EAA">
              <w:rPr>
                <w:rFonts w:cs="Times New Roman"/>
                <w:sz w:val="16"/>
                <w:szCs w:val="16"/>
              </w:rPr>
              <w:t>15</w:t>
            </w:r>
            <w:r w:rsidRPr="00862EAA">
              <w:rPr>
                <w:rFonts w:cs="Times New Roman"/>
                <w:sz w:val="16"/>
                <w:szCs w:val="16"/>
              </w:rPr>
              <w:t>-202</w:t>
            </w:r>
            <w:r w:rsidR="0073503F" w:rsidRPr="00862EAA">
              <w:rPr>
                <w:rFonts w:cs="Times New Roman"/>
                <w:sz w:val="16"/>
                <w:szCs w:val="16"/>
              </w:rPr>
              <w:t>1</w:t>
            </w:r>
          </w:p>
        </w:tc>
      </w:tr>
      <w:tr w:rsidR="0073503F" w:rsidRPr="00862EAA" w14:paraId="144B92FF" w14:textId="77777777" w:rsidTr="002C42A1">
        <w:trPr>
          <w:trHeight w:val="288"/>
          <w:jc w:val="center"/>
        </w:trPr>
        <w:tc>
          <w:tcPr>
            <w:tcW w:w="1539" w:type="dxa"/>
            <w:vAlign w:val="center"/>
          </w:tcPr>
          <w:p w14:paraId="2013E851" w14:textId="333C2E2C" w:rsidR="0073503F" w:rsidRPr="00862EAA" w:rsidRDefault="0073503F" w:rsidP="00862EAA">
            <w:pPr>
              <w:spacing w:line="240" w:lineRule="auto"/>
              <w:jc w:val="center"/>
              <w:rPr>
                <w:rFonts w:cs="Times New Roman"/>
                <w:sz w:val="16"/>
                <w:szCs w:val="16"/>
              </w:rPr>
            </w:pPr>
            <w:r w:rsidRPr="00862EAA">
              <w:rPr>
                <w:rFonts w:cs="Times New Roman"/>
                <w:sz w:val="16"/>
                <w:szCs w:val="16"/>
              </w:rPr>
              <w:t>MAU</w:t>
            </w:r>
          </w:p>
        </w:tc>
        <w:tc>
          <w:tcPr>
            <w:tcW w:w="1563" w:type="dxa"/>
            <w:vAlign w:val="center"/>
          </w:tcPr>
          <w:p w14:paraId="36C4298B" w14:textId="4DDAE46B"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0.8</w:t>
            </w:r>
          </w:p>
        </w:tc>
        <w:tc>
          <w:tcPr>
            <w:tcW w:w="1616" w:type="dxa"/>
            <w:vAlign w:val="center"/>
          </w:tcPr>
          <w:p w14:paraId="1E7A833A" w14:textId="270D459B"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-0.8</w:t>
            </w:r>
          </w:p>
        </w:tc>
        <w:tc>
          <w:tcPr>
            <w:tcW w:w="1614" w:type="dxa"/>
            <w:vAlign w:val="center"/>
          </w:tcPr>
          <w:p w14:paraId="5D0917B8" w14:textId="167A2329"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0.04</w:t>
            </w:r>
          </w:p>
        </w:tc>
        <w:tc>
          <w:tcPr>
            <w:tcW w:w="1730" w:type="dxa"/>
            <w:vAlign w:val="center"/>
          </w:tcPr>
          <w:p w14:paraId="40DFCAE8" w14:textId="5F971F81"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9</w:t>
            </w:r>
          </w:p>
        </w:tc>
      </w:tr>
      <w:tr w:rsidR="0073503F" w:rsidRPr="00862EAA" w14:paraId="6B30C622" w14:textId="77777777" w:rsidTr="002C42A1">
        <w:trPr>
          <w:trHeight w:val="288"/>
          <w:jc w:val="center"/>
        </w:trPr>
        <w:tc>
          <w:tcPr>
            <w:tcW w:w="1539" w:type="dxa"/>
            <w:vAlign w:val="center"/>
          </w:tcPr>
          <w:p w14:paraId="3252FF0E" w14:textId="6D143EFA" w:rsidR="0073503F" w:rsidRPr="00862EAA" w:rsidRDefault="0073503F" w:rsidP="00862EAA">
            <w:pPr>
              <w:spacing w:line="240" w:lineRule="auto"/>
              <w:jc w:val="center"/>
              <w:rPr>
                <w:rFonts w:cs="Times New Roman"/>
                <w:sz w:val="16"/>
                <w:szCs w:val="16"/>
              </w:rPr>
            </w:pPr>
            <w:r w:rsidRPr="00862EAA">
              <w:rPr>
                <w:rFonts w:cs="Times New Roman"/>
                <w:sz w:val="16"/>
                <w:szCs w:val="16"/>
              </w:rPr>
              <w:t>TIF</w:t>
            </w:r>
          </w:p>
        </w:tc>
        <w:tc>
          <w:tcPr>
            <w:tcW w:w="1563" w:type="dxa"/>
            <w:vAlign w:val="center"/>
          </w:tcPr>
          <w:p w14:paraId="350F7B54" w14:textId="167169A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1.7</w:t>
            </w:r>
          </w:p>
        </w:tc>
        <w:tc>
          <w:tcPr>
            <w:tcW w:w="1616" w:type="dxa"/>
            <w:vAlign w:val="center"/>
          </w:tcPr>
          <w:p w14:paraId="2DFB04AE" w14:textId="3F8836C0"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-2.4</w:t>
            </w:r>
          </w:p>
        </w:tc>
        <w:tc>
          <w:tcPr>
            <w:tcW w:w="1614" w:type="dxa"/>
            <w:vAlign w:val="center"/>
          </w:tcPr>
          <w:p w14:paraId="11EF65C6" w14:textId="5EA62390"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1.6</w:t>
            </w:r>
          </w:p>
        </w:tc>
        <w:tc>
          <w:tcPr>
            <w:tcW w:w="1730" w:type="dxa"/>
            <w:vAlign w:val="center"/>
          </w:tcPr>
          <w:p w14:paraId="28201940" w14:textId="1BB86616"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-2.2</w:t>
            </w:r>
          </w:p>
        </w:tc>
      </w:tr>
      <w:tr w:rsidR="0073503F" w:rsidRPr="00862EAA" w14:paraId="31E34CDC" w14:textId="77777777" w:rsidTr="002C42A1">
        <w:trPr>
          <w:trHeight w:val="288"/>
          <w:jc w:val="center"/>
        </w:trPr>
        <w:tc>
          <w:tcPr>
            <w:tcW w:w="1539" w:type="dxa"/>
            <w:vAlign w:val="center"/>
          </w:tcPr>
          <w:p w14:paraId="492E04D5" w14:textId="57FAA558" w:rsidR="0073503F" w:rsidRPr="00862EAA" w:rsidRDefault="0073503F" w:rsidP="00862EAA">
            <w:pPr>
              <w:spacing w:line="240" w:lineRule="auto"/>
              <w:jc w:val="center"/>
              <w:rPr>
                <w:rFonts w:cs="Times New Roman"/>
                <w:sz w:val="16"/>
                <w:szCs w:val="16"/>
              </w:rPr>
            </w:pPr>
            <w:r w:rsidRPr="00862EAA">
              <w:rPr>
                <w:rFonts w:cs="Times New Roman"/>
                <w:sz w:val="16"/>
                <w:szCs w:val="16"/>
              </w:rPr>
              <w:t>BLA</w:t>
            </w:r>
          </w:p>
        </w:tc>
        <w:tc>
          <w:tcPr>
            <w:tcW w:w="1563" w:type="dxa"/>
            <w:vAlign w:val="center"/>
          </w:tcPr>
          <w:p w14:paraId="057C2A3C" w14:textId="186ED5BA"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12</w:t>
            </w:r>
          </w:p>
        </w:tc>
        <w:tc>
          <w:tcPr>
            <w:tcW w:w="1616" w:type="dxa"/>
            <w:vAlign w:val="center"/>
          </w:tcPr>
          <w:p w14:paraId="076D04E2" w14:textId="5F8A9F9C"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3.2</w:t>
            </w:r>
          </w:p>
        </w:tc>
        <w:tc>
          <w:tcPr>
            <w:tcW w:w="1614" w:type="dxa"/>
            <w:vAlign w:val="center"/>
          </w:tcPr>
          <w:p w14:paraId="7C6117B5" w14:textId="635C153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2.6</w:t>
            </w:r>
          </w:p>
        </w:tc>
        <w:tc>
          <w:tcPr>
            <w:tcW w:w="1730" w:type="dxa"/>
            <w:vAlign w:val="center"/>
          </w:tcPr>
          <w:p w14:paraId="33D77124" w14:textId="52BEA7AC"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1.8</w:t>
            </w:r>
          </w:p>
        </w:tc>
      </w:tr>
      <w:tr w:rsidR="0073503F" w:rsidRPr="00862EAA" w14:paraId="282D0EE8" w14:textId="77777777" w:rsidTr="002C42A1">
        <w:trPr>
          <w:trHeight w:val="288"/>
          <w:jc w:val="center"/>
        </w:trPr>
        <w:tc>
          <w:tcPr>
            <w:tcW w:w="1539" w:type="dxa"/>
            <w:vAlign w:val="center"/>
          </w:tcPr>
          <w:p w14:paraId="78086657" w14:textId="2CAD88C7" w:rsidR="0073503F" w:rsidRPr="00862EAA" w:rsidRDefault="0073503F" w:rsidP="00862EAA">
            <w:pPr>
              <w:spacing w:line="240" w:lineRule="auto"/>
              <w:jc w:val="center"/>
              <w:rPr>
                <w:rFonts w:cs="Times New Roman"/>
                <w:sz w:val="16"/>
                <w:szCs w:val="16"/>
              </w:rPr>
            </w:pPr>
            <w:r w:rsidRPr="00862EAA">
              <w:rPr>
                <w:rFonts w:cs="Times New Roman"/>
                <w:sz w:val="16"/>
                <w:szCs w:val="16"/>
              </w:rPr>
              <w:t>SAN</w:t>
            </w:r>
          </w:p>
        </w:tc>
        <w:tc>
          <w:tcPr>
            <w:tcW w:w="1563" w:type="dxa"/>
            <w:vAlign w:val="center"/>
          </w:tcPr>
          <w:p w14:paraId="754B1050" w14:textId="787854B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1.2</w:t>
            </w:r>
          </w:p>
        </w:tc>
        <w:tc>
          <w:tcPr>
            <w:tcW w:w="1616" w:type="dxa"/>
            <w:vAlign w:val="center"/>
          </w:tcPr>
          <w:p w14:paraId="5BBDBEE1" w14:textId="53E2FEFA"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3.2</w:t>
            </w:r>
          </w:p>
        </w:tc>
        <w:tc>
          <w:tcPr>
            <w:tcW w:w="1614" w:type="dxa"/>
            <w:vAlign w:val="center"/>
          </w:tcPr>
          <w:p w14:paraId="19509448" w14:textId="7DA2A335"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1.4</w:t>
            </w:r>
          </w:p>
        </w:tc>
        <w:tc>
          <w:tcPr>
            <w:tcW w:w="1730" w:type="dxa"/>
            <w:vAlign w:val="center"/>
          </w:tcPr>
          <w:p w14:paraId="43556021" w14:textId="04C98D3E"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1.6</w:t>
            </w:r>
          </w:p>
        </w:tc>
      </w:tr>
      <w:tr w:rsidR="0073503F" w:rsidRPr="00862EAA" w14:paraId="0A21D458" w14:textId="77777777" w:rsidTr="002C42A1">
        <w:trPr>
          <w:trHeight w:val="288"/>
          <w:jc w:val="center"/>
        </w:trPr>
        <w:tc>
          <w:tcPr>
            <w:tcW w:w="1539" w:type="dxa"/>
            <w:vAlign w:val="center"/>
          </w:tcPr>
          <w:p w14:paraId="63A18FEE" w14:textId="46C4C339" w:rsidR="0073503F" w:rsidRPr="00862EAA" w:rsidRDefault="0073503F" w:rsidP="00862EAA">
            <w:pPr>
              <w:spacing w:line="240" w:lineRule="auto"/>
              <w:jc w:val="center"/>
              <w:rPr>
                <w:rFonts w:cs="Times New Roman"/>
                <w:sz w:val="16"/>
                <w:szCs w:val="16"/>
              </w:rPr>
            </w:pPr>
            <w:r w:rsidRPr="00862EAA">
              <w:rPr>
                <w:rFonts w:cs="Times New Roman"/>
                <w:sz w:val="16"/>
                <w:szCs w:val="16"/>
              </w:rPr>
              <w:t>HON</w:t>
            </w:r>
          </w:p>
        </w:tc>
        <w:tc>
          <w:tcPr>
            <w:tcW w:w="1563" w:type="dxa"/>
            <w:vAlign w:val="center"/>
          </w:tcPr>
          <w:p w14:paraId="481B7966" w14:textId="790FD32E"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-0.7</w:t>
            </w:r>
          </w:p>
        </w:tc>
        <w:tc>
          <w:tcPr>
            <w:tcW w:w="1616" w:type="dxa"/>
            <w:vAlign w:val="center"/>
          </w:tcPr>
          <w:p w14:paraId="610D1306" w14:textId="6A73F2E6"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-0.8</w:t>
            </w:r>
          </w:p>
        </w:tc>
        <w:tc>
          <w:tcPr>
            <w:tcW w:w="1614" w:type="dxa"/>
            <w:vAlign w:val="center"/>
          </w:tcPr>
          <w:p w14:paraId="4D9FA645" w14:textId="1D7070C3"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8</w:t>
            </w:r>
          </w:p>
        </w:tc>
        <w:tc>
          <w:tcPr>
            <w:tcW w:w="1730" w:type="dxa"/>
            <w:vAlign w:val="center"/>
          </w:tcPr>
          <w:p w14:paraId="00BA7DC9" w14:textId="78F326E4"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5</w:t>
            </w:r>
          </w:p>
        </w:tc>
      </w:tr>
      <w:tr w:rsidR="0073503F" w:rsidRPr="00862EAA" w14:paraId="3D76F866" w14:textId="77777777" w:rsidTr="002C42A1">
        <w:trPr>
          <w:trHeight w:val="288"/>
          <w:jc w:val="center"/>
        </w:trPr>
        <w:tc>
          <w:tcPr>
            <w:tcW w:w="1539" w:type="dxa"/>
            <w:vAlign w:val="center"/>
          </w:tcPr>
          <w:p w14:paraId="4EDBF6BB" w14:textId="071DE793" w:rsidR="0073503F" w:rsidRPr="00862EAA" w:rsidRDefault="0073503F" w:rsidP="00862EAA">
            <w:pPr>
              <w:spacing w:line="240" w:lineRule="auto"/>
              <w:jc w:val="center"/>
              <w:rPr>
                <w:rFonts w:cs="Times New Roman"/>
                <w:sz w:val="16"/>
                <w:szCs w:val="16"/>
              </w:rPr>
            </w:pPr>
            <w:r w:rsidRPr="00862EAA">
              <w:rPr>
                <w:rFonts w:cs="Times New Roman"/>
                <w:sz w:val="16"/>
                <w:szCs w:val="16"/>
              </w:rPr>
              <w:t>RAI</w:t>
            </w:r>
          </w:p>
        </w:tc>
        <w:tc>
          <w:tcPr>
            <w:tcW w:w="1563" w:type="dxa"/>
            <w:vAlign w:val="center"/>
          </w:tcPr>
          <w:p w14:paraId="679537B4" w14:textId="0C561A47"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7.2</w:t>
            </w:r>
          </w:p>
        </w:tc>
        <w:tc>
          <w:tcPr>
            <w:tcW w:w="1616" w:type="dxa"/>
            <w:vAlign w:val="center"/>
          </w:tcPr>
          <w:p w14:paraId="6286D113" w14:textId="413E5E3F"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2.0</w:t>
            </w:r>
          </w:p>
        </w:tc>
        <w:tc>
          <w:tcPr>
            <w:tcW w:w="1614" w:type="dxa"/>
            <w:vAlign w:val="center"/>
          </w:tcPr>
          <w:p w14:paraId="690FBA30" w14:textId="212028A8"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4.7</w:t>
            </w:r>
          </w:p>
        </w:tc>
        <w:tc>
          <w:tcPr>
            <w:tcW w:w="1730" w:type="dxa"/>
            <w:vAlign w:val="center"/>
          </w:tcPr>
          <w:p w14:paraId="1B66C00C" w14:textId="35628F4C" w:rsidR="0073503F" w:rsidRPr="00862EAA" w:rsidRDefault="0073503F" w:rsidP="00862EAA">
            <w:pPr>
              <w:spacing w:line="240" w:lineRule="auto"/>
              <w:jc w:val="center"/>
              <w:rPr>
                <w:rFonts w:cs="Times New Roman"/>
                <w:sz w:val="16"/>
                <w:szCs w:val="16"/>
              </w:rPr>
            </w:pPr>
            <w:r w:rsidRPr="00862EAA">
              <w:rPr>
                <w:rFonts w:cs="Times New Roman"/>
                <w:color w:val="000000"/>
                <w:sz w:val="16"/>
                <w:szCs w:val="16"/>
              </w:rPr>
              <w:t>-0.</w:t>
            </w:r>
            <w:r w:rsidR="00DC044A">
              <w:rPr>
                <w:rFonts w:cs="Times New Roman"/>
                <w:color w:val="000000"/>
                <w:sz w:val="16"/>
                <w:szCs w:val="16"/>
              </w:rPr>
              <w:t>9</w:t>
            </w:r>
          </w:p>
        </w:tc>
      </w:tr>
      <w:tr w:rsidR="00862EAA" w:rsidRPr="00862EAA" w14:paraId="73ADE93D" w14:textId="77777777" w:rsidTr="002C42A1">
        <w:trPr>
          <w:trHeight w:val="288"/>
          <w:jc w:val="center"/>
        </w:trPr>
        <w:tc>
          <w:tcPr>
            <w:tcW w:w="1539" w:type="dxa"/>
            <w:vAlign w:val="center"/>
          </w:tcPr>
          <w:p w14:paraId="110CCAAC" w14:textId="0293D9F3" w:rsidR="00862EAA" w:rsidRPr="00862EAA" w:rsidRDefault="00862EAA" w:rsidP="00862EAA">
            <w:pPr>
              <w:spacing w:line="240" w:lineRule="auto"/>
              <w:jc w:val="center"/>
              <w:rPr>
                <w:rFonts w:cs="Times New Roman"/>
                <w:sz w:val="16"/>
                <w:szCs w:val="16"/>
              </w:rPr>
            </w:pPr>
            <w:r w:rsidRPr="00862EAA">
              <w:rPr>
                <w:rFonts w:cs="Times New Roman"/>
                <w:sz w:val="16"/>
                <w:szCs w:val="16"/>
              </w:rPr>
              <w:t>Average</w:t>
            </w:r>
          </w:p>
        </w:tc>
        <w:tc>
          <w:tcPr>
            <w:tcW w:w="1563" w:type="dxa"/>
            <w:vAlign w:val="center"/>
          </w:tcPr>
          <w:p w14:paraId="32C7E5DA" w14:textId="1C5B0BDA"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3.7</w:t>
            </w:r>
          </w:p>
        </w:tc>
        <w:tc>
          <w:tcPr>
            <w:tcW w:w="1616" w:type="dxa"/>
            <w:vAlign w:val="center"/>
          </w:tcPr>
          <w:p w14:paraId="39C9ACF8" w14:textId="65B7A696"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0.7</w:t>
            </w:r>
          </w:p>
        </w:tc>
        <w:tc>
          <w:tcPr>
            <w:tcW w:w="1614" w:type="dxa"/>
            <w:vAlign w:val="center"/>
          </w:tcPr>
          <w:p w14:paraId="08FD7898" w14:textId="517EB583"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1.9</w:t>
            </w:r>
          </w:p>
        </w:tc>
        <w:tc>
          <w:tcPr>
            <w:tcW w:w="1730" w:type="dxa"/>
            <w:vAlign w:val="center"/>
          </w:tcPr>
          <w:p w14:paraId="7F08122B" w14:textId="5CEFA69F" w:rsidR="00862EAA" w:rsidRPr="00862EAA" w:rsidRDefault="00862EAA" w:rsidP="00862EAA">
            <w:pPr>
              <w:spacing w:line="240" w:lineRule="auto"/>
              <w:jc w:val="center"/>
              <w:rPr>
                <w:rFonts w:cs="Times New Roman"/>
                <w:color w:val="000000"/>
                <w:sz w:val="16"/>
                <w:szCs w:val="16"/>
              </w:rPr>
            </w:pPr>
            <w:r w:rsidRPr="00862EAA">
              <w:rPr>
                <w:rFonts w:cs="Times New Roman"/>
                <w:color w:val="000000"/>
                <w:sz w:val="16"/>
                <w:szCs w:val="16"/>
              </w:rPr>
              <w:t>-0.2</w:t>
            </w:r>
          </w:p>
        </w:tc>
      </w:tr>
    </w:tbl>
    <w:p w14:paraId="2FA955E7" w14:textId="77777777" w:rsidR="000B34CA" w:rsidRDefault="000B34CA" w:rsidP="000B34CA">
      <w:pPr>
        <w:ind w:firstLine="720"/>
      </w:pPr>
    </w:p>
    <w:p w14:paraId="04BC507D" w14:textId="4D605BD8" w:rsidR="002C42A1" w:rsidRDefault="003A52D0" w:rsidP="002C42A1">
      <w:pPr>
        <w:ind w:firstLine="720"/>
      </w:pPr>
      <w:r>
        <w:t>For TP,</w:t>
      </w:r>
      <w:r w:rsidR="000B34CA">
        <w:t xml:space="preserve"> t</w:t>
      </w:r>
      <w:r w:rsidR="001820D5">
        <w:t xml:space="preserve">wo sites had lower positive </w:t>
      </w:r>
      <w:r w:rsidR="000B34CA">
        <w:t>rates of changes</w:t>
      </w:r>
      <w:r w:rsidR="001820D5">
        <w:t xml:space="preserve"> in recent years</w:t>
      </w:r>
      <w:r w:rsidR="000B34CA">
        <w:t xml:space="preserve"> and one</w:t>
      </w:r>
      <w:r w:rsidR="001820D5">
        <w:t xml:space="preserve"> site</w:t>
      </w:r>
      <w:r w:rsidR="000B34CA">
        <w:t xml:space="preserve"> </w:t>
      </w:r>
      <w:r w:rsidR="001820D5">
        <w:t>flipped from a positive to a negative trend</w:t>
      </w:r>
      <w:r w:rsidR="000B34CA">
        <w:t>; meanwhile, two sites flipped from a negative to a positive trend and one site had an increased positive trend</w:t>
      </w:r>
      <w:r w:rsidR="00F91D78">
        <w:t xml:space="preserve"> (Table 5)</w:t>
      </w:r>
      <w:r w:rsidR="000B34CA">
        <w:t xml:space="preserve">. </w:t>
      </w:r>
      <w:r w:rsidR="001820D5">
        <w:t xml:space="preserve">For FN flux, a similar </w:t>
      </w:r>
      <w:r w:rsidR="000B34CA">
        <w:t>overall trend to FN concentration was observed.</w:t>
      </w:r>
      <w:r w:rsidR="001820D5">
        <w:t xml:space="preserve"> </w:t>
      </w:r>
      <w:r w:rsidR="000B34CA">
        <w:t>Two</w:t>
      </w:r>
      <w:r w:rsidR="001820D5">
        <w:t xml:space="preserve"> site</w:t>
      </w:r>
      <w:r w:rsidR="000B34CA">
        <w:t>s</w:t>
      </w:r>
      <w:r w:rsidR="001820D5">
        <w:t xml:space="preserve"> had lower positive trend</w:t>
      </w:r>
      <w:r w:rsidR="000B34CA">
        <w:t>s</w:t>
      </w:r>
      <w:r w:rsidR="001820D5">
        <w:t xml:space="preserve"> in recent years</w:t>
      </w:r>
      <w:r w:rsidR="000B34CA">
        <w:t>; however, one site flipped from a negative to a positive trend and three sites had an increased positive trend</w:t>
      </w:r>
      <w:r w:rsidR="001820D5">
        <w:t xml:space="preserve"> </w:t>
      </w:r>
      <w:r w:rsidR="000B34CA">
        <w:t xml:space="preserve">in recent years. </w:t>
      </w:r>
      <w:r w:rsidR="001820D5">
        <w:t xml:space="preserve">The average slopes across the six sites reflect the site by sites observations with </w:t>
      </w:r>
      <w:r w:rsidR="000B34CA">
        <w:t>only a very slight reduction in</w:t>
      </w:r>
      <w:r w:rsidR="001820D5">
        <w:t xml:space="preserve"> FN concentration from</w:t>
      </w:r>
      <w:r w:rsidR="000B34CA">
        <w:t xml:space="preserve"> 1.8 to 1.7 % yr</w:t>
      </w:r>
      <w:r w:rsidR="000B34CA">
        <w:rPr>
          <w:vertAlign w:val="superscript"/>
        </w:rPr>
        <w:t>-1</w:t>
      </w:r>
      <w:r w:rsidR="001820D5">
        <w:t xml:space="preserve"> and a</w:t>
      </w:r>
      <w:r w:rsidR="000B34CA">
        <w:t xml:space="preserve">n increase </w:t>
      </w:r>
      <w:r w:rsidR="001820D5">
        <w:t xml:space="preserve">in FN flux </w:t>
      </w:r>
      <w:r w:rsidR="000B34CA">
        <w:t>values from 1.5</w:t>
      </w:r>
      <w:r w:rsidR="001820D5">
        <w:t xml:space="preserve"> to </w:t>
      </w:r>
      <w:r w:rsidR="000B34CA">
        <w:t>2.0 % yr</w:t>
      </w:r>
      <w:r w:rsidR="000B34CA">
        <w:rPr>
          <w:vertAlign w:val="superscript"/>
        </w:rPr>
        <w:t>-1</w:t>
      </w:r>
      <w:r w:rsidR="001820D5">
        <w:t xml:space="preserve">.  </w:t>
      </w:r>
      <w:r>
        <w:t xml:space="preserve">Generally, unlike SRP trends, sites with positive FN </w:t>
      </w:r>
      <w:r w:rsidR="002C42A1">
        <w:t>values</w:t>
      </w:r>
      <w:r>
        <w:t xml:space="preserve"> in the recent period showed increasing upward trends </w:t>
      </w:r>
      <w:r w:rsidR="002C42A1">
        <w:t xml:space="preserve">since 2015. </w:t>
      </w:r>
      <w:r>
        <w:t xml:space="preserve">These results suggest that </w:t>
      </w:r>
      <w:r w:rsidR="00417D68">
        <w:t xml:space="preserve">the annual </w:t>
      </w:r>
      <w:r>
        <w:t xml:space="preserve">TP delivery has been increasing throughout the basin.  </w:t>
      </w:r>
    </w:p>
    <w:p w14:paraId="71BE9F8C" w14:textId="51456319" w:rsidR="002C42A1" w:rsidRDefault="002C42A1" w:rsidP="002C42A1">
      <w:pPr>
        <w:ind w:firstLine="720"/>
      </w:pPr>
    </w:p>
    <w:p w14:paraId="6DF7A473" w14:textId="35E70B31" w:rsidR="002C42A1" w:rsidRDefault="002C42A1" w:rsidP="002C42A1">
      <w:pPr>
        <w:ind w:firstLine="720"/>
      </w:pPr>
    </w:p>
    <w:p w14:paraId="2351A516" w14:textId="77777777" w:rsidR="002C42A1" w:rsidRDefault="002C42A1" w:rsidP="00F91D78"/>
    <w:p w14:paraId="08CE3B5C" w14:textId="4FC0B0E4" w:rsidR="005F342D" w:rsidRDefault="005F342D" w:rsidP="00FC32AF">
      <w:pPr>
        <w:pStyle w:val="Caption"/>
      </w:pPr>
      <w:r>
        <w:lastRenderedPageBreak/>
        <w:t xml:space="preserve">Table </w:t>
      </w:r>
      <w:r w:rsidR="00171A81">
        <w:t>5</w:t>
      </w:r>
      <w:r>
        <w:t>: Rate of change in FN TP concentration and flux between 2008 and 2022 and between 2015 and 2022, in percent per year.</w:t>
      </w:r>
    </w:p>
    <w:tbl>
      <w:tblPr>
        <w:tblStyle w:val="TableGrid"/>
        <w:tblW w:w="0" w:type="auto"/>
        <w:jc w:val="center"/>
        <w:tblLayout w:type="fixed"/>
        <w:tblLook w:val="04A0" w:firstRow="1" w:lastRow="0" w:firstColumn="1" w:lastColumn="0" w:noHBand="0" w:noVBand="1"/>
      </w:tblPr>
      <w:tblGrid>
        <w:gridCol w:w="1528"/>
        <w:gridCol w:w="1552"/>
        <w:gridCol w:w="1602"/>
        <w:gridCol w:w="1601"/>
        <w:gridCol w:w="1716"/>
      </w:tblGrid>
      <w:tr w:rsidR="005F342D" w:rsidRPr="00BE736F" w14:paraId="792060C9" w14:textId="77777777" w:rsidTr="001820D5">
        <w:trPr>
          <w:trHeight w:val="302"/>
          <w:jc w:val="center"/>
        </w:trPr>
        <w:tc>
          <w:tcPr>
            <w:tcW w:w="1528" w:type="dxa"/>
            <w:vMerge w:val="restart"/>
            <w:vAlign w:val="center"/>
          </w:tcPr>
          <w:p w14:paraId="6AC7F57C" w14:textId="77777777" w:rsidR="005F342D" w:rsidRPr="00BE736F" w:rsidRDefault="005F342D" w:rsidP="008278C5">
            <w:pPr>
              <w:spacing w:line="240" w:lineRule="auto"/>
              <w:jc w:val="center"/>
              <w:rPr>
                <w:rFonts w:cs="Times New Roman"/>
                <w:sz w:val="16"/>
                <w:szCs w:val="16"/>
              </w:rPr>
            </w:pPr>
            <w:r w:rsidRPr="00BE736F">
              <w:rPr>
                <w:rFonts w:cs="Times New Roman"/>
                <w:sz w:val="16"/>
                <w:szCs w:val="16"/>
              </w:rPr>
              <w:t>Site</w:t>
            </w:r>
          </w:p>
        </w:tc>
        <w:tc>
          <w:tcPr>
            <w:tcW w:w="3154" w:type="dxa"/>
            <w:gridSpan w:val="2"/>
            <w:vAlign w:val="center"/>
          </w:tcPr>
          <w:p w14:paraId="142197AD" w14:textId="77777777" w:rsidR="005F342D" w:rsidRPr="00BE736F" w:rsidRDefault="005F342D" w:rsidP="008278C5">
            <w:pPr>
              <w:spacing w:line="240" w:lineRule="auto"/>
              <w:jc w:val="center"/>
              <w:rPr>
                <w:rFonts w:cs="Times New Roman"/>
                <w:sz w:val="16"/>
                <w:szCs w:val="16"/>
              </w:rPr>
            </w:pPr>
            <w:r w:rsidRPr="00BE736F">
              <w:rPr>
                <w:rFonts w:cs="Times New Roman"/>
                <w:sz w:val="16"/>
                <w:szCs w:val="16"/>
              </w:rPr>
              <w:t>FN concentration</w:t>
            </w:r>
          </w:p>
        </w:tc>
        <w:tc>
          <w:tcPr>
            <w:tcW w:w="3317" w:type="dxa"/>
            <w:gridSpan w:val="2"/>
            <w:vAlign w:val="center"/>
          </w:tcPr>
          <w:p w14:paraId="67C4849D" w14:textId="77777777" w:rsidR="005F342D" w:rsidRPr="00BE736F" w:rsidRDefault="005F342D" w:rsidP="008278C5">
            <w:pPr>
              <w:spacing w:line="240" w:lineRule="auto"/>
              <w:jc w:val="center"/>
              <w:rPr>
                <w:rFonts w:cs="Times New Roman"/>
                <w:sz w:val="16"/>
                <w:szCs w:val="16"/>
              </w:rPr>
            </w:pPr>
            <w:r w:rsidRPr="00BE736F">
              <w:rPr>
                <w:rFonts w:cs="Times New Roman"/>
                <w:sz w:val="16"/>
                <w:szCs w:val="16"/>
              </w:rPr>
              <w:t>FN flux</w:t>
            </w:r>
          </w:p>
        </w:tc>
      </w:tr>
      <w:tr w:rsidR="005F342D" w:rsidRPr="00BE736F" w14:paraId="55D861EB" w14:textId="77777777" w:rsidTr="001820D5">
        <w:trPr>
          <w:trHeight w:val="604"/>
          <w:jc w:val="center"/>
        </w:trPr>
        <w:tc>
          <w:tcPr>
            <w:tcW w:w="1528" w:type="dxa"/>
            <w:vMerge/>
            <w:vAlign w:val="center"/>
          </w:tcPr>
          <w:p w14:paraId="6A2DF27B" w14:textId="77777777" w:rsidR="005F342D" w:rsidRPr="00BE736F" w:rsidRDefault="005F342D" w:rsidP="008278C5">
            <w:pPr>
              <w:spacing w:line="240" w:lineRule="auto"/>
              <w:jc w:val="center"/>
              <w:rPr>
                <w:rFonts w:cs="Times New Roman"/>
                <w:sz w:val="16"/>
                <w:szCs w:val="16"/>
              </w:rPr>
            </w:pPr>
          </w:p>
        </w:tc>
        <w:tc>
          <w:tcPr>
            <w:tcW w:w="1552" w:type="dxa"/>
            <w:vAlign w:val="center"/>
          </w:tcPr>
          <w:p w14:paraId="7FBC5570" w14:textId="584A72A1" w:rsidR="005F342D" w:rsidRPr="00BE736F" w:rsidRDefault="005F342D" w:rsidP="008278C5">
            <w:pPr>
              <w:spacing w:line="240" w:lineRule="auto"/>
              <w:jc w:val="center"/>
              <w:rPr>
                <w:rFonts w:cs="Times New Roman"/>
                <w:sz w:val="16"/>
                <w:szCs w:val="16"/>
              </w:rPr>
            </w:pPr>
            <w:r w:rsidRPr="00BE736F">
              <w:rPr>
                <w:rFonts w:cs="Times New Roman"/>
                <w:sz w:val="16"/>
                <w:szCs w:val="16"/>
              </w:rPr>
              <w:t>200</w:t>
            </w:r>
            <w:r w:rsidR="003867D1" w:rsidRPr="00BE736F">
              <w:rPr>
                <w:rFonts w:cs="Times New Roman"/>
                <w:sz w:val="16"/>
                <w:szCs w:val="16"/>
              </w:rPr>
              <w:t>9-2015</w:t>
            </w:r>
          </w:p>
        </w:tc>
        <w:tc>
          <w:tcPr>
            <w:tcW w:w="1601" w:type="dxa"/>
            <w:vAlign w:val="center"/>
          </w:tcPr>
          <w:p w14:paraId="77269415" w14:textId="40516896" w:rsidR="005F342D" w:rsidRPr="00BE736F" w:rsidRDefault="005F342D" w:rsidP="008278C5">
            <w:pPr>
              <w:spacing w:line="240" w:lineRule="auto"/>
              <w:jc w:val="center"/>
              <w:rPr>
                <w:rFonts w:cs="Times New Roman"/>
                <w:sz w:val="16"/>
                <w:szCs w:val="16"/>
              </w:rPr>
            </w:pPr>
            <w:r w:rsidRPr="00BE736F">
              <w:rPr>
                <w:rFonts w:cs="Times New Roman"/>
                <w:sz w:val="16"/>
                <w:szCs w:val="16"/>
              </w:rPr>
              <w:t>2015-202</w:t>
            </w:r>
            <w:r w:rsidR="003867D1" w:rsidRPr="00BE736F">
              <w:rPr>
                <w:rFonts w:cs="Times New Roman"/>
                <w:sz w:val="16"/>
                <w:szCs w:val="16"/>
              </w:rPr>
              <w:t>1</w:t>
            </w:r>
          </w:p>
        </w:tc>
        <w:tc>
          <w:tcPr>
            <w:tcW w:w="1601" w:type="dxa"/>
            <w:vAlign w:val="center"/>
          </w:tcPr>
          <w:p w14:paraId="1E0BE723" w14:textId="17B57545" w:rsidR="005F342D" w:rsidRPr="00BE736F" w:rsidRDefault="005F342D" w:rsidP="008278C5">
            <w:pPr>
              <w:spacing w:line="240" w:lineRule="auto"/>
              <w:jc w:val="center"/>
              <w:rPr>
                <w:rFonts w:cs="Times New Roman"/>
                <w:sz w:val="16"/>
                <w:szCs w:val="16"/>
              </w:rPr>
            </w:pPr>
            <w:r w:rsidRPr="00BE736F">
              <w:rPr>
                <w:rFonts w:cs="Times New Roman"/>
                <w:sz w:val="16"/>
                <w:szCs w:val="16"/>
              </w:rPr>
              <w:t>200</w:t>
            </w:r>
            <w:r w:rsidR="003867D1" w:rsidRPr="00BE736F">
              <w:rPr>
                <w:rFonts w:cs="Times New Roman"/>
                <w:sz w:val="16"/>
                <w:szCs w:val="16"/>
              </w:rPr>
              <w:t>9</w:t>
            </w:r>
            <w:r w:rsidRPr="00BE736F">
              <w:rPr>
                <w:rFonts w:cs="Times New Roman"/>
                <w:sz w:val="16"/>
                <w:szCs w:val="16"/>
              </w:rPr>
              <w:t>-2</w:t>
            </w:r>
            <w:r w:rsidR="003867D1" w:rsidRPr="00BE736F">
              <w:rPr>
                <w:rFonts w:cs="Times New Roman"/>
                <w:sz w:val="16"/>
                <w:szCs w:val="16"/>
              </w:rPr>
              <w:t>015</w:t>
            </w:r>
          </w:p>
        </w:tc>
        <w:tc>
          <w:tcPr>
            <w:tcW w:w="1715" w:type="dxa"/>
            <w:vAlign w:val="center"/>
          </w:tcPr>
          <w:p w14:paraId="49AEE6C8" w14:textId="6886CA20" w:rsidR="005F342D" w:rsidRPr="00BE736F" w:rsidRDefault="005F342D" w:rsidP="008278C5">
            <w:pPr>
              <w:spacing w:line="240" w:lineRule="auto"/>
              <w:jc w:val="center"/>
              <w:rPr>
                <w:rFonts w:cs="Times New Roman"/>
                <w:sz w:val="16"/>
                <w:szCs w:val="16"/>
              </w:rPr>
            </w:pPr>
            <w:r w:rsidRPr="00BE736F">
              <w:rPr>
                <w:rFonts w:cs="Times New Roman"/>
                <w:sz w:val="16"/>
                <w:szCs w:val="16"/>
              </w:rPr>
              <w:t>2015-202</w:t>
            </w:r>
            <w:r w:rsidR="003867D1" w:rsidRPr="00BE736F">
              <w:rPr>
                <w:rFonts w:cs="Times New Roman"/>
                <w:sz w:val="16"/>
                <w:szCs w:val="16"/>
              </w:rPr>
              <w:t>1</w:t>
            </w:r>
          </w:p>
        </w:tc>
      </w:tr>
      <w:tr w:rsidR="00BE736F" w:rsidRPr="00BE736F" w14:paraId="54E0E7A8" w14:textId="77777777" w:rsidTr="001820D5">
        <w:trPr>
          <w:trHeight w:val="289"/>
          <w:jc w:val="center"/>
        </w:trPr>
        <w:tc>
          <w:tcPr>
            <w:tcW w:w="1528" w:type="dxa"/>
            <w:vAlign w:val="center"/>
          </w:tcPr>
          <w:p w14:paraId="69315759" w14:textId="0492E97A" w:rsidR="00BE736F" w:rsidRPr="00BE736F" w:rsidRDefault="00BE736F" w:rsidP="008278C5">
            <w:pPr>
              <w:spacing w:line="240" w:lineRule="auto"/>
              <w:jc w:val="center"/>
              <w:rPr>
                <w:rFonts w:cs="Times New Roman"/>
                <w:sz w:val="16"/>
                <w:szCs w:val="16"/>
              </w:rPr>
            </w:pPr>
            <w:r w:rsidRPr="00BE736F">
              <w:rPr>
                <w:rFonts w:cs="Times New Roman"/>
                <w:sz w:val="16"/>
                <w:szCs w:val="16"/>
              </w:rPr>
              <w:t>MAU</w:t>
            </w:r>
          </w:p>
        </w:tc>
        <w:tc>
          <w:tcPr>
            <w:tcW w:w="1552" w:type="dxa"/>
            <w:vAlign w:val="center"/>
          </w:tcPr>
          <w:p w14:paraId="24F0EF83" w14:textId="34DB131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-0.3</w:t>
            </w:r>
          </w:p>
        </w:tc>
        <w:tc>
          <w:tcPr>
            <w:tcW w:w="1601" w:type="dxa"/>
            <w:vAlign w:val="center"/>
          </w:tcPr>
          <w:p w14:paraId="4A2149EF" w14:textId="25B29E56"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1.2</w:t>
            </w:r>
          </w:p>
        </w:tc>
        <w:tc>
          <w:tcPr>
            <w:tcW w:w="1601" w:type="dxa"/>
            <w:vAlign w:val="center"/>
          </w:tcPr>
          <w:p w14:paraId="7A1E2B64" w14:textId="614F46F5"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-0.2</w:t>
            </w:r>
          </w:p>
        </w:tc>
        <w:tc>
          <w:tcPr>
            <w:tcW w:w="1715" w:type="dxa"/>
            <w:vAlign w:val="center"/>
          </w:tcPr>
          <w:p w14:paraId="727385CC" w14:textId="75BD6EC4"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1.8</w:t>
            </w:r>
          </w:p>
        </w:tc>
      </w:tr>
      <w:tr w:rsidR="00BE736F" w:rsidRPr="00BE736F" w14:paraId="3229C6BE" w14:textId="77777777" w:rsidTr="001820D5">
        <w:trPr>
          <w:trHeight w:val="302"/>
          <w:jc w:val="center"/>
        </w:trPr>
        <w:tc>
          <w:tcPr>
            <w:tcW w:w="1528" w:type="dxa"/>
            <w:vAlign w:val="center"/>
          </w:tcPr>
          <w:p w14:paraId="5323FE4F" w14:textId="658D75D1" w:rsidR="00BE736F" w:rsidRPr="00BE736F" w:rsidRDefault="00BE736F" w:rsidP="008278C5">
            <w:pPr>
              <w:spacing w:line="240" w:lineRule="auto"/>
              <w:jc w:val="center"/>
              <w:rPr>
                <w:rFonts w:cs="Times New Roman"/>
                <w:sz w:val="16"/>
                <w:szCs w:val="16"/>
              </w:rPr>
            </w:pPr>
            <w:r w:rsidRPr="00BE736F">
              <w:rPr>
                <w:rFonts w:cs="Times New Roman"/>
                <w:sz w:val="16"/>
                <w:szCs w:val="16"/>
              </w:rPr>
              <w:t>TIF</w:t>
            </w:r>
          </w:p>
        </w:tc>
        <w:tc>
          <w:tcPr>
            <w:tcW w:w="1552" w:type="dxa"/>
            <w:vAlign w:val="center"/>
          </w:tcPr>
          <w:p w14:paraId="26DFF438" w14:textId="559BBB2F"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1.7</w:t>
            </w:r>
          </w:p>
        </w:tc>
        <w:tc>
          <w:tcPr>
            <w:tcW w:w="1601" w:type="dxa"/>
            <w:vAlign w:val="center"/>
          </w:tcPr>
          <w:p w14:paraId="78A8C1D0" w14:textId="1CC96BEB"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-0.6</w:t>
            </w:r>
          </w:p>
        </w:tc>
        <w:tc>
          <w:tcPr>
            <w:tcW w:w="1601" w:type="dxa"/>
            <w:vAlign w:val="center"/>
          </w:tcPr>
          <w:p w14:paraId="7D202E9D" w14:textId="42EB6CC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2.3</w:t>
            </w:r>
          </w:p>
        </w:tc>
        <w:tc>
          <w:tcPr>
            <w:tcW w:w="1715" w:type="dxa"/>
            <w:vAlign w:val="center"/>
          </w:tcPr>
          <w:p w14:paraId="56A92629" w14:textId="4A998367"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0.7</w:t>
            </w:r>
          </w:p>
        </w:tc>
      </w:tr>
      <w:tr w:rsidR="00BE736F" w:rsidRPr="00BE736F" w14:paraId="3F70C7E3" w14:textId="77777777" w:rsidTr="001820D5">
        <w:trPr>
          <w:trHeight w:val="302"/>
          <w:jc w:val="center"/>
        </w:trPr>
        <w:tc>
          <w:tcPr>
            <w:tcW w:w="1528" w:type="dxa"/>
            <w:vAlign w:val="center"/>
          </w:tcPr>
          <w:p w14:paraId="07BA2452" w14:textId="68A25EF7" w:rsidR="00BE736F" w:rsidRPr="00BE736F" w:rsidRDefault="00BE736F" w:rsidP="008278C5">
            <w:pPr>
              <w:spacing w:line="240" w:lineRule="auto"/>
              <w:jc w:val="center"/>
              <w:rPr>
                <w:rFonts w:cs="Times New Roman"/>
                <w:sz w:val="16"/>
                <w:szCs w:val="16"/>
              </w:rPr>
            </w:pPr>
            <w:r w:rsidRPr="00BE736F">
              <w:rPr>
                <w:rFonts w:cs="Times New Roman"/>
                <w:sz w:val="16"/>
                <w:szCs w:val="16"/>
              </w:rPr>
              <w:t>BLA</w:t>
            </w:r>
          </w:p>
        </w:tc>
        <w:tc>
          <w:tcPr>
            <w:tcW w:w="1552" w:type="dxa"/>
            <w:vAlign w:val="center"/>
          </w:tcPr>
          <w:p w14:paraId="0B10013C" w14:textId="1B45E1CB"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5.1</w:t>
            </w:r>
          </w:p>
        </w:tc>
        <w:tc>
          <w:tcPr>
            <w:tcW w:w="1601" w:type="dxa"/>
            <w:vAlign w:val="center"/>
          </w:tcPr>
          <w:p w14:paraId="000C0B0E" w14:textId="3ED69494"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2.7</w:t>
            </w:r>
          </w:p>
        </w:tc>
        <w:tc>
          <w:tcPr>
            <w:tcW w:w="1601" w:type="dxa"/>
            <w:vAlign w:val="center"/>
          </w:tcPr>
          <w:p w14:paraId="6910CAA9" w14:textId="104B757C"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0.5</w:t>
            </w:r>
          </w:p>
        </w:tc>
        <w:tc>
          <w:tcPr>
            <w:tcW w:w="1715" w:type="dxa"/>
            <w:vAlign w:val="center"/>
          </w:tcPr>
          <w:p w14:paraId="443BA68A" w14:textId="2EF7448F"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2.2</w:t>
            </w:r>
          </w:p>
        </w:tc>
      </w:tr>
      <w:tr w:rsidR="00BE736F" w:rsidRPr="00BE736F" w14:paraId="3ED22086" w14:textId="77777777" w:rsidTr="001820D5">
        <w:trPr>
          <w:trHeight w:val="302"/>
          <w:jc w:val="center"/>
        </w:trPr>
        <w:tc>
          <w:tcPr>
            <w:tcW w:w="1528" w:type="dxa"/>
            <w:vAlign w:val="center"/>
          </w:tcPr>
          <w:p w14:paraId="64B11B71" w14:textId="24309D26" w:rsidR="00BE736F" w:rsidRPr="00BE736F" w:rsidRDefault="00BE736F" w:rsidP="008278C5">
            <w:pPr>
              <w:spacing w:line="240" w:lineRule="auto"/>
              <w:jc w:val="center"/>
              <w:rPr>
                <w:rFonts w:cs="Times New Roman"/>
                <w:sz w:val="16"/>
                <w:szCs w:val="16"/>
              </w:rPr>
            </w:pPr>
            <w:r w:rsidRPr="00BE736F">
              <w:rPr>
                <w:rFonts w:cs="Times New Roman"/>
                <w:sz w:val="16"/>
                <w:szCs w:val="16"/>
              </w:rPr>
              <w:t>SAN</w:t>
            </w:r>
          </w:p>
        </w:tc>
        <w:tc>
          <w:tcPr>
            <w:tcW w:w="1552" w:type="dxa"/>
            <w:vAlign w:val="center"/>
          </w:tcPr>
          <w:p w14:paraId="79769EEE" w14:textId="42D54B8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-0.3</w:t>
            </w:r>
          </w:p>
        </w:tc>
        <w:tc>
          <w:tcPr>
            <w:tcW w:w="1601" w:type="dxa"/>
            <w:vAlign w:val="center"/>
          </w:tcPr>
          <w:p w14:paraId="56BC0B58" w14:textId="55ABE1BE"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3.8</w:t>
            </w:r>
          </w:p>
        </w:tc>
        <w:tc>
          <w:tcPr>
            <w:tcW w:w="1601" w:type="dxa"/>
            <w:vAlign w:val="center"/>
          </w:tcPr>
          <w:p w14:paraId="070C049E" w14:textId="1C040562"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0.6</w:t>
            </w:r>
          </w:p>
        </w:tc>
        <w:tc>
          <w:tcPr>
            <w:tcW w:w="1715" w:type="dxa"/>
            <w:vAlign w:val="center"/>
          </w:tcPr>
          <w:p w14:paraId="7319C61C" w14:textId="35BDE5D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3.7</w:t>
            </w:r>
          </w:p>
        </w:tc>
      </w:tr>
      <w:tr w:rsidR="00BE736F" w:rsidRPr="00BE736F" w14:paraId="1915F4D7" w14:textId="77777777" w:rsidTr="001820D5">
        <w:trPr>
          <w:trHeight w:val="302"/>
          <w:jc w:val="center"/>
        </w:trPr>
        <w:tc>
          <w:tcPr>
            <w:tcW w:w="1528" w:type="dxa"/>
            <w:vAlign w:val="center"/>
          </w:tcPr>
          <w:p w14:paraId="1E36945E" w14:textId="63E995E2" w:rsidR="00BE736F" w:rsidRPr="00BE736F" w:rsidRDefault="00BE736F" w:rsidP="008278C5">
            <w:pPr>
              <w:spacing w:line="240" w:lineRule="auto"/>
              <w:jc w:val="center"/>
              <w:rPr>
                <w:rFonts w:cs="Times New Roman"/>
                <w:sz w:val="16"/>
                <w:szCs w:val="16"/>
              </w:rPr>
            </w:pPr>
            <w:r w:rsidRPr="00BE736F">
              <w:rPr>
                <w:rFonts w:cs="Times New Roman"/>
                <w:sz w:val="16"/>
                <w:szCs w:val="16"/>
              </w:rPr>
              <w:t>HON</w:t>
            </w:r>
          </w:p>
        </w:tc>
        <w:tc>
          <w:tcPr>
            <w:tcW w:w="1552" w:type="dxa"/>
            <w:vAlign w:val="center"/>
          </w:tcPr>
          <w:p w14:paraId="2EE68BE7" w14:textId="5771EDEE"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0.6</w:t>
            </w:r>
          </w:p>
        </w:tc>
        <w:tc>
          <w:tcPr>
            <w:tcW w:w="1601" w:type="dxa"/>
            <w:vAlign w:val="center"/>
          </w:tcPr>
          <w:p w14:paraId="5D91E7C5" w14:textId="22D229F1"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1.3</w:t>
            </w:r>
          </w:p>
        </w:tc>
        <w:tc>
          <w:tcPr>
            <w:tcW w:w="1601" w:type="dxa"/>
            <w:vAlign w:val="center"/>
          </w:tcPr>
          <w:p w14:paraId="41755C04" w14:textId="2A74160A"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1.3</w:t>
            </w:r>
          </w:p>
        </w:tc>
        <w:tc>
          <w:tcPr>
            <w:tcW w:w="1715" w:type="dxa"/>
            <w:vAlign w:val="center"/>
          </w:tcPr>
          <w:p w14:paraId="4E57CB10" w14:textId="7BD2A530"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1.3</w:t>
            </w:r>
          </w:p>
        </w:tc>
      </w:tr>
      <w:tr w:rsidR="00BE736F" w:rsidRPr="00BE736F" w14:paraId="699DE2B9" w14:textId="77777777" w:rsidTr="001820D5">
        <w:trPr>
          <w:trHeight w:val="289"/>
          <w:jc w:val="center"/>
        </w:trPr>
        <w:tc>
          <w:tcPr>
            <w:tcW w:w="1528" w:type="dxa"/>
            <w:vAlign w:val="center"/>
          </w:tcPr>
          <w:p w14:paraId="7A5E8F47" w14:textId="2DEADFEE" w:rsidR="00BE736F" w:rsidRPr="00BE736F" w:rsidRDefault="00BE736F" w:rsidP="008278C5">
            <w:pPr>
              <w:spacing w:line="240" w:lineRule="auto"/>
              <w:jc w:val="center"/>
              <w:rPr>
                <w:rFonts w:cs="Times New Roman"/>
                <w:sz w:val="16"/>
                <w:szCs w:val="16"/>
              </w:rPr>
            </w:pPr>
            <w:r w:rsidRPr="00BE736F">
              <w:rPr>
                <w:rFonts w:cs="Times New Roman"/>
                <w:sz w:val="16"/>
                <w:szCs w:val="16"/>
              </w:rPr>
              <w:t>RAI</w:t>
            </w:r>
          </w:p>
        </w:tc>
        <w:tc>
          <w:tcPr>
            <w:tcW w:w="1552" w:type="dxa"/>
            <w:vAlign w:val="center"/>
          </w:tcPr>
          <w:p w14:paraId="18AB9952" w14:textId="47AAF9E9"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3.8</w:t>
            </w:r>
          </w:p>
        </w:tc>
        <w:tc>
          <w:tcPr>
            <w:tcW w:w="1601" w:type="dxa"/>
            <w:vAlign w:val="center"/>
          </w:tcPr>
          <w:p w14:paraId="0A25A274" w14:textId="55A047F7"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1.5</w:t>
            </w:r>
          </w:p>
        </w:tc>
        <w:tc>
          <w:tcPr>
            <w:tcW w:w="1601" w:type="dxa"/>
            <w:vAlign w:val="center"/>
          </w:tcPr>
          <w:p w14:paraId="60D5F070" w14:textId="0233E28D"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4.5</w:t>
            </w:r>
          </w:p>
        </w:tc>
        <w:tc>
          <w:tcPr>
            <w:tcW w:w="1715" w:type="dxa"/>
            <w:vAlign w:val="center"/>
          </w:tcPr>
          <w:p w14:paraId="0A75F0A7" w14:textId="473AE7CE" w:rsidR="00BE736F" w:rsidRPr="00BE736F" w:rsidRDefault="00BE736F" w:rsidP="008278C5">
            <w:pPr>
              <w:spacing w:line="240" w:lineRule="auto"/>
              <w:jc w:val="center"/>
              <w:rPr>
                <w:rFonts w:cs="Times New Roman"/>
                <w:sz w:val="16"/>
                <w:szCs w:val="16"/>
              </w:rPr>
            </w:pPr>
            <w:r w:rsidRPr="00BE736F">
              <w:rPr>
                <w:rFonts w:cs="Times New Roman"/>
                <w:color w:val="000000"/>
                <w:sz w:val="16"/>
                <w:szCs w:val="16"/>
              </w:rPr>
              <w:t>2.2</w:t>
            </w:r>
          </w:p>
        </w:tc>
      </w:tr>
      <w:tr w:rsidR="00BE736F" w:rsidRPr="00BE736F" w14:paraId="2E6E6490" w14:textId="77777777" w:rsidTr="001820D5">
        <w:trPr>
          <w:trHeight w:val="302"/>
          <w:jc w:val="center"/>
        </w:trPr>
        <w:tc>
          <w:tcPr>
            <w:tcW w:w="1528" w:type="dxa"/>
            <w:vAlign w:val="center"/>
          </w:tcPr>
          <w:p w14:paraId="786285DD" w14:textId="61446ED3" w:rsidR="00BE736F" w:rsidRPr="00BE736F" w:rsidRDefault="00BE736F" w:rsidP="008278C5">
            <w:pPr>
              <w:spacing w:line="240" w:lineRule="auto"/>
              <w:jc w:val="center"/>
              <w:rPr>
                <w:rFonts w:cs="Times New Roman"/>
                <w:sz w:val="16"/>
                <w:szCs w:val="16"/>
              </w:rPr>
            </w:pPr>
            <w:r w:rsidRPr="00BE736F">
              <w:rPr>
                <w:rFonts w:cs="Times New Roman"/>
                <w:sz w:val="16"/>
                <w:szCs w:val="16"/>
              </w:rPr>
              <w:t>Average</w:t>
            </w:r>
          </w:p>
        </w:tc>
        <w:tc>
          <w:tcPr>
            <w:tcW w:w="1552" w:type="dxa"/>
            <w:vAlign w:val="center"/>
          </w:tcPr>
          <w:p w14:paraId="76B6667E" w14:textId="2C2D83F1"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1.8</w:t>
            </w:r>
          </w:p>
        </w:tc>
        <w:tc>
          <w:tcPr>
            <w:tcW w:w="1601" w:type="dxa"/>
            <w:vAlign w:val="center"/>
          </w:tcPr>
          <w:p w14:paraId="4E86EFAD" w14:textId="4513FA3E"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1.7</w:t>
            </w:r>
          </w:p>
        </w:tc>
        <w:tc>
          <w:tcPr>
            <w:tcW w:w="1601" w:type="dxa"/>
            <w:vAlign w:val="center"/>
          </w:tcPr>
          <w:p w14:paraId="29A59C16" w14:textId="406B40AE"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1.5</w:t>
            </w:r>
          </w:p>
        </w:tc>
        <w:tc>
          <w:tcPr>
            <w:tcW w:w="1715" w:type="dxa"/>
            <w:vAlign w:val="center"/>
          </w:tcPr>
          <w:p w14:paraId="5161C278" w14:textId="3E8343AD" w:rsidR="00BE736F" w:rsidRPr="00BE736F" w:rsidRDefault="00BE736F" w:rsidP="008278C5">
            <w:pPr>
              <w:spacing w:line="240" w:lineRule="auto"/>
              <w:jc w:val="center"/>
              <w:rPr>
                <w:rFonts w:cs="Times New Roman"/>
                <w:color w:val="000000"/>
                <w:sz w:val="16"/>
                <w:szCs w:val="16"/>
              </w:rPr>
            </w:pPr>
            <w:r w:rsidRPr="00BE736F">
              <w:rPr>
                <w:rFonts w:cs="Times New Roman"/>
                <w:color w:val="000000"/>
                <w:sz w:val="16"/>
                <w:szCs w:val="16"/>
              </w:rPr>
              <w:t>2.0</w:t>
            </w:r>
          </w:p>
        </w:tc>
      </w:tr>
    </w:tbl>
    <w:p w14:paraId="0992A2F7" w14:textId="77777777" w:rsidR="00171A81" w:rsidRDefault="00171A81" w:rsidP="008A7740"/>
    <w:p w14:paraId="32377E76" w14:textId="77777777" w:rsidR="00171A81" w:rsidRDefault="00171A81" w:rsidP="008A7740"/>
    <w:p w14:paraId="1AF3982A" w14:textId="5F82A51A" w:rsidR="00555C60" w:rsidRDefault="00BF765F" w:rsidP="00555C60">
      <w:pPr>
        <w:pStyle w:val="Heading2"/>
      </w:pPr>
      <w:commentRangeStart w:id="92"/>
      <w:r>
        <w:t>Seasonal</w:t>
      </w:r>
      <w:r w:rsidR="008A7740">
        <w:t xml:space="preserve"> d</w:t>
      </w:r>
      <w:r w:rsidR="00BE47A0">
        <w:t xml:space="preserve">ynamics </w:t>
      </w:r>
      <w:r w:rsidR="00552A1A">
        <w:t xml:space="preserve">in </w:t>
      </w:r>
      <w:r w:rsidR="008A7740">
        <w:t>P trends</w:t>
      </w:r>
      <w:commentRangeEnd w:id="92"/>
      <w:r w:rsidR="00FB4B72">
        <w:rPr>
          <w:rStyle w:val="CommentReference"/>
          <w:rFonts w:eastAsiaTheme="minorHAnsi" w:cstheme="minorBidi"/>
        </w:rPr>
        <w:commentReference w:id="92"/>
      </w:r>
    </w:p>
    <w:p w14:paraId="78E31294" w14:textId="1EB8E4A8" w:rsidR="00037B5E" w:rsidRDefault="00037B5E" w:rsidP="00037B5E">
      <w:pPr>
        <w:pStyle w:val="Heading3"/>
      </w:pPr>
      <w:r>
        <w:t xml:space="preserve">Fall (Oct-Nov) P dynamics in WLEB streams and </w:t>
      </w:r>
      <w:proofErr w:type="gramStart"/>
      <w:r>
        <w:t>rivers</w:t>
      </w:r>
      <w:proofErr w:type="gramEnd"/>
    </w:p>
    <w:p w14:paraId="3628C96A" w14:textId="5E827C6E" w:rsidR="00A3285A" w:rsidRPr="00A3285A" w:rsidRDefault="00B63652" w:rsidP="00C21A9D">
      <w:pPr>
        <w:ind w:firstLine="720"/>
      </w:pPr>
      <w:r>
        <w:t xml:space="preserve">The P fluxes released during the fall season </w:t>
      </w:r>
      <w:r w:rsidR="00C21A9D">
        <w:t>encompassed 10 to 16% of the annual SRP FN flux and 8 to 12% of the annual TP flux (Table 4). From 200</w:t>
      </w:r>
      <w:r w:rsidR="00B9561A">
        <w:t>9</w:t>
      </w:r>
      <w:r w:rsidR="00C21A9D">
        <w:t>-202</w:t>
      </w:r>
      <w:r w:rsidR="00B9561A">
        <w:t>1</w:t>
      </w:r>
      <w:r w:rsidR="00C21A9D">
        <w:t xml:space="preserve">, trends in FN flux were upward at nearly every site for both SRP and TP (at Honey Creek, the fall SRP FN flux trend was slightly negative (-0.1 %/yr)). Upward trends were slightly greater for TP than SRP (Table 4). </w:t>
      </w:r>
      <w:r w:rsidR="00BD0587">
        <w:t>Relative to the whole period, fall SRP FN flux upwards trends in recent years (from 2015-2022) have either weakened or become downward trends at all sites except for Sandusky. This widespread weakening of upward trends or even switches to downward trends indicates that current management practices may be reducing SRP losses during the fall seasons. However, this is not the case for fall TP FN fluxes, where three of the sites showed increasing upward trends, one site saw no difference in its upward trend, and only three sites showed weakening upward trends or switches to downward trends. These trends indicate that fall TP losses have been increasing in the basin.</w:t>
      </w:r>
    </w:p>
    <w:p w14:paraId="209AEAAB" w14:textId="315B827B" w:rsidR="00A3285A" w:rsidRPr="00A3285A" w:rsidRDefault="00A3285A" w:rsidP="00A3285A">
      <w:pPr>
        <w:pStyle w:val="Caption"/>
      </w:pPr>
      <w:r>
        <w:lastRenderedPageBreak/>
        <w:t xml:space="preserve">Table </w:t>
      </w:r>
      <w:r w:rsidR="00B9561A">
        <w:t>6</w:t>
      </w:r>
      <w:r>
        <w:t>:</w:t>
      </w:r>
      <w:r w:rsidR="00B63652">
        <w:t xml:space="preserve"> Overview of SRP and TP FN fluxes during the fall season. The fall season lasted from 1 Oct through 31 Nov. FN flux trends are reported as the rate of percent change (%) over the period of interest. The percentage of annual FN Flux is the mean percentage of the FN flux released during the fall season from 2008-2022.</w:t>
      </w:r>
    </w:p>
    <w:tbl>
      <w:tblPr>
        <w:tblStyle w:val="PlainTable2"/>
        <w:tblW w:w="0" w:type="auto"/>
        <w:tblLook w:val="04A0" w:firstRow="1" w:lastRow="0" w:firstColumn="1" w:lastColumn="0" w:noHBand="0" w:noVBand="1"/>
      </w:tblPr>
      <w:tblGrid>
        <w:gridCol w:w="1316"/>
        <w:gridCol w:w="1530"/>
        <w:gridCol w:w="1335"/>
        <w:gridCol w:w="1039"/>
        <w:gridCol w:w="1494"/>
        <w:gridCol w:w="1094"/>
        <w:gridCol w:w="1094"/>
      </w:tblGrid>
      <w:tr w:rsidR="00037B5E" w:rsidRPr="00A3285A" w14:paraId="7B20CFA5" w14:textId="77777777" w:rsidTr="007913D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Merge w:val="restart"/>
            <w:vAlign w:val="center"/>
          </w:tcPr>
          <w:p w14:paraId="3A4C9D85" w14:textId="77777777" w:rsidR="00037B5E" w:rsidRPr="00A3285A" w:rsidRDefault="00037B5E" w:rsidP="00B63652">
            <w:pPr>
              <w:spacing w:line="240" w:lineRule="auto"/>
              <w:jc w:val="center"/>
              <w:rPr>
                <w:rFonts w:cs="Times New Roman"/>
                <w:sz w:val="16"/>
                <w:szCs w:val="16"/>
              </w:rPr>
            </w:pPr>
            <w:r w:rsidRPr="00A3285A">
              <w:rPr>
                <w:rFonts w:cs="Times New Roman"/>
                <w:sz w:val="16"/>
                <w:szCs w:val="16"/>
              </w:rPr>
              <w:t>Sites</w:t>
            </w:r>
          </w:p>
        </w:tc>
        <w:tc>
          <w:tcPr>
            <w:tcW w:w="3904" w:type="dxa"/>
            <w:gridSpan w:val="3"/>
            <w:vAlign w:val="center"/>
          </w:tcPr>
          <w:p w14:paraId="2843C492" w14:textId="77777777" w:rsidR="00037B5E" w:rsidRPr="00A3285A" w:rsidRDefault="00037B5E" w:rsidP="00B63652">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SRP</w:t>
            </w:r>
          </w:p>
        </w:tc>
        <w:tc>
          <w:tcPr>
            <w:tcW w:w="3682" w:type="dxa"/>
            <w:gridSpan w:val="3"/>
            <w:vAlign w:val="center"/>
          </w:tcPr>
          <w:p w14:paraId="4AD8D2EE" w14:textId="77777777" w:rsidR="00037B5E" w:rsidRPr="00A3285A" w:rsidRDefault="00037B5E" w:rsidP="00B63652">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TP</w:t>
            </w:r>
          </w:p>
        </w:tc>
      </w:tr>
      <w:tr w:rsidR="00037B5E" w:rsidRPr="00A3285A" w14:paraId="0B1C408D" w14:textId="77777777" w:rsidTr="007913DC">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316" w:type="dxa"/>
            <w:vMerge/>
            <w:vAlign w:val="center"/>
          </w:tcPr>
          <w:p w14:paraId="34CAEF51" w14:textId="77777777" w:rsidR="00037B5E" w:rsidRPr="00A3285A" w:rsidRDefault="00037B5E" w:rsidP="00B63652">
            <w:pPr>
              <w:spacing w:line="240" w:lineRule="auto"/>
              <w:jc w:val="center"/>
              <w:rPr>
                <w:rFonts w:cs="Times New Roman"/>
                <w:sz w:val="16"/>
                <w:szCs w:val="16"/>
              </w:rPr>
            </w:pPr>
          </w:p>
        </w:tc>
        <w:tc>
          <w:tcPr>
            <w:tcW w:w="1530" w:type="dxa"/>
            <w:vMerge w:val="restart"/>
            <w:vAlign w:val="center"/>
          </w:tcPr>
          <w:p w14:paraId="684BD25C" w14:textId="06A600CE"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 xml:space="preserve">Percentage of annual FN </w:t>
            </w:r>
            <w:r w:rsidR="00B63652">
              <w:rPr>
                <w:rFonts w:cs="Times New Roman"/>
                <w:sz w:val="16"/>
                <w:szCs w:val="16"/>
              </w:rPr>
              <w:t>Flux</w:t>
            </w:r>
          </w:p>
        </w:tc>
        <w:tc>
          <w:tcPr>
            <w:tcW w:w="2374" w:type="dxa"/>
            <w:gridSpan w:val="2"/>
            <w:vAlign w:val="center"/>
          </w:tcPr>
          <w:p w14:paraId="3FD20EC1" w14:textId="7777777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FN flux trends</w:t>
            </w:r>
          </w:p>
        </w:tc>
        <w:tc>
          <w:tcPr>
            <w:tcW w:w="1494" w:type="dxa"/>
            <w:vMerge w:val="restart"/>
            <w:vAlign w:val="center"/>
          </w:tcPr>
          <w:p w14:paraId="788CDB33" w14:textId="7DB96618"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 xml:space="preserve">Percentage of annual FN </w:t>
            </w:r>
            <w:r w:rsidR="00B63652">
              <w:rPr>
                <w:rFonts w:cs="Times New Roman"/>
                <w:sz w:val="16"/>
                <w:szCs w:val="16"/>
              </w:rPr>
              <w:t>Flux</w:t>
            </w:r>
          </w:p>
        </w:tc>
        <w:tc>
          <w:tcPr>
            <w:tcW w:w="2188" w:type="dxa"/>
            <w:gridSpan w:val="2"/>
            <w:vAlign w:val="center"/>
          </w:tcPr>
          <w:p w14:paraId="4EC2329B" w14:textId="7777777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sz w:val="16"/>
                <w:szCs w:val="16"/>
              </w:rPr>
              <w:t>FN flux trends</w:t>
            </w:r>
          </w:p>
        </w:tc>
      </w:tr>
      <w:tr w:rsidR="00037B5E" w:rsidRPr="00A3285A" w14:paraId="0010A3DC"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Merge/>
            <w:vAlign w:val="center"/>
          </w:tcPr>
          <w:p w14:paraId="55E50556" w14:textId="77777777" w:rsidR="00037B5E" w:rsidRPr="00A3285A" w:rsidRDefault="00037B5E" w:rsidP="00B63652">
            <w:pPr>
              <w:spacing w:line="240" w:lineRule="auto"/>
              <w:jc w:val="center"/>
              <w:rPr>
                <w:rFonts w:cs="Times New Roman"/>
                <w:sz w:val="16"/>
                <w:szCs w:val="16"/>
              </w:rPr>
            </w:pPr>
          </w:p>
        </w:tc>
        <w:tc>
          <w:tcPr>
            <w:tcW w:w="1530" w:type="dxa"/>
            <w:vMerge/>
            <w:vAlign w:val="center"/>
          </w:tcPr>
          <w:p w14:paraId="4E0AA336"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335" w:type="dxa"/>
            <w:vAlign w:val="center"/>
          </w:tcPr>
          <w:p w14:paraId="092428D6" w14:textId="6D28A423"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200</w:t>
            </w:r>
            <w:r w:rsidR="00B9561A">
              <w:rPr>
                <w:rFonts w:cs="Times New Roman"/>
                <w:sz w:val="16"/>
                <w:szCs w:val="16"/>
              </w:rPr>
              <w:t>9</w:t>
            </w:r>
            <w:r w:rsidRPr="00A3285A">
              <w:rPr>
                <w:rFonts w:cs="Times New Roman"/>
                <w:sz w:val="16"/>
                <w:szCs w:val="16"/>
              </w:rPr>
              <w:t>-202</w:t>
            </w:r>
            <w:r w:rsidR="00B9561A">
              <w:rPr>
                <w:rFonts w:cs="Times New Roman"/>
                <w:sz w:val="16"/>
                <w:szCs w:val="16"/>
              </w:rPr>
              <w:t>1</w:t>
            </w:r>
          </w:p>
        </w:tc>
        <w:tc>
          <w:tcPr>
            <w:tcW w:w="1039" w:type="dxa"/>
            <w:vAlign w:val="center"/>
          </w:tcPr>
          <w:p w14:paraId="4B3F4187" w14:textId="449759F6"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2015-202</w:t>
            </w:r>
            <w:r w:rsidR="00B9561A">
              <w:rPr>
                <w:rFonts w:cs="Times New Roman"/>
                <w:sz w:val="16"/>
                <w:szCs w:val="16"/>
              </w:rPr>
              <w:t>1</w:t>
            </w:r>
          </w:p>
        </w:tc>
        <w:tc>
          <w:tcPr>
            <w:tcW w:w="1494" w:type="dxa"/>
            <w:vMerge/>
            <w:vAlign w:val="center"/>
          </w:tcPr>
          <w:p w14:paraId="54C1C331" w14:textId="77777777"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94" w:type="dxa"/>
            <w:vAlign w:val="center"/>
          </w:tcPr>
          <w:p w14:paraId="2869FEE7" w14:textId="78128DD8"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200</w:t>
            </w:r>
            <w:r w:rsidR="00B9561A">
              <w:rPr>
                <w:rFonts w:cs="Times New Roman"/>
                <w:sz w:val="16"/>
                <w:szCs w:val="16"/>
              </w:rPr>
              <w:t>9</w:t>
            </w:r>
            <w:r w:rsidRPr="00A3285A">
              <w:rPr>
                <w:rFonts w:cs="Times New Roman"/>
                <w:sz w:val="16"/>
                <w:szCs w:val="16"/>
              </w:rPr>
              <w:t>-202</w:t>
            </w:r>
            <w:r w:rsidR="00B9561A">
              <w:rPr>
                <w:rFonts w:cs="Times New Roman"/>
                <w:sz w:val="16"/>
                <w:szCs w:val="16"/>
              </w:rPr>
              <w:t>1</w:t>
            </w:r>
          </w:p>
        </w:tc>
        <w:tc>
          <w:tcPr>
            <w:tcW w:w="1094" w:type="dxa"/>
            <w:vAlign w:val="center"/>
          </w:tcPr>
          <w:p w14:paraId="05649E11" w14:textId="1F45013E" w:rsidR="00037B5E" w:rsidRPr="00A3285A" w:rsidRDefault="00037B5E"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2015-202</w:t>
            </w:r>
            <w:r w:rsidR="00B9561A">
              <w:rPr>
                <w:rFonts w:cs="Times New Roman"/>
                <w:sz w:val="16"/>
                <w:szCs w:val="16"/>
              </w:rPr>
              <w:t>1</w:t>
            </w:r>
          </w:p>
        </w:tc>
      </w:tr>
      <w:tr w:rsidR="00037B5E" w:rsidRPr="00A3285A" w14:paraId="030CA50E"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96ACC72" w14:textId="77777777" w:rsidR="00037B5E" w:rsidRPr="00A3285A" w:rsidRDefault="00037B5E" w:rsidP="00B63652">
            <w:pPr>
              <w:spacing w:line="240" w:lineRule="auto"/>
              <w:jc w:val="center"/>
              <w:rPr>
                <w:rFonts w:cs="Times New Roman"/>
                <w:sz w:val="16"/>
                <w:szCs w:val="16"/>
              </w:rPr>
            </w:pPr>
            <w:r w:rsidRPr="00A3285A">
              <w:rPr>
                <w:rFonts w:cs="Times New Roman"/>
                <w:sz w:val="16"/>
                <w:szCs w:val="16"/>
              </w:rPr>
              <w:t>BLA</w:t>
            </w:r>
          </w:p>
        </w:tc>
        <w:tc>
          <w:tcPr>
            <w:tcW w:w="1530" w:type="dxa"/>
            <w:vAlign w:val="center"/>
          </w:tcPr>
          <w:p w14:paraId="3131FA9F" w14:textId="59923F30" w:rsidR="00037B5E"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A3285A">
              <w:rPr>
                <w:rFonts w:cs="Times New Roman"/>
                <w:color w:val="000000"/>
                <w:sz w:val="16"/>
                <w:szCs w:val="16"/>
              </w:rPr>
              <w:t>12</w:t>
            </w:r>
          </w:p>
        </w:tc>
        <w:tc>
          <w:tcPr>
            <w:tcW w:w="1335" w:type="dxa"/>
            <w:vAlign w:val="center"/>
          </w:tcPr>
          <w:p w14:paraId="656878A6" w14:textId="1892E0B1"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3.0</w:t>
            </w:r>
          </w:p>
        </w:tc>
        <w:tc>
          <w:tcPr>
            <w:tcW w:w="1039" w:type="dxa"/>
            <w:vAlign w:val="center"/>
          </w:tcPr>
          <w:p w14:paraId="73E96C97" w14:textId="6DF07907"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2.5</w:t>
            </w:r>
          </w:p>
        </w:tc>
        <w:tc>
          <w:tcPr>
            <w:tcW w:w="1494" w:type="dxa"/>
            <w:vAlign w:val="center"/>
          </w:tcPr>
          <w:p w14:paraId="5CF7D976" w14:textId="790F1709" w:rsidR="00037B5E"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Pr>
                <w:rFonts w:cs="Times New Roman"/>
                <w:color w:val="000000"/>
                <w:sz w:val="16"/>
                <w:szCs w:val="16"/>
              </w:rPr>
              <w:t>9</w:t>
            </w:r>
          </w:p>
        </w:tc>
        <w:tc>
          <w:tcPr>
            <w:tcW w:w="1094" w:type="dxa"/>
            <w:vAlign w:val="center"/>
          </w:tcPr>
          <w:p w14:paraId="2B5E6068" w14:textId="147E22F9"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2.7</w:t>
            </w:r>
          </w:p>
        </w:tc>
        <w:tc>
          <w:tcPr>
            <w:tcW w:w="1094" w:type="dxa"/>
            <w:vAlign w:val="center"/>
          </w:tcPr>
          <w:p w14:paraId="5EA535C5" w14:textId="7DFE9F56" w:rsidR="00037B5E" w:rsidRPr="00A3285A" w:rsidRDefault="00037B5E"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3.6</w:t>
            </w:r>
          </w:p>
        </w:tc>
      </w:tr>
      <w:tr w:rsidR="00A3285A" w:rsidRPr="00A3285A" w14:paraId="1C3E20F2"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724BF70"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HON</w:t>
            </w:r>
          </w:p>
        </w:tc>
        <w:tc>
          <w:tcPr>
            <w:tcW w:w="1530" w:type="dxa"/>
            <w:vAlign w:val="center"/>
          </w:tcPr>
          <w:p w14:paraId="77D0EBC0" w14:textId="0E933BC9"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w:t>
            </w:r>
            <w:r>
              <w:rPr>
                <w:rFonts w:cs="Times New Roman"/>
                <w:color w:val="000000"/>
                <w:sz w:val="16"/>
                <w:szCs w:val="16"/>
              </w:rPr>
              <w:t>6</w:t>
            </w:r>
          </w:p>
        </w:tc>
        <w:tc>
          <w:tcPr>
            <w:tcW w:w="1335" w:type="dxa"/>
            <w:vAlign w:val="center"/>
          </w:tcPr>
          <w:p w14:paraId="24F12135" w14:textId="25D9BD7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-0.1</w:t>
            </w:r>
          </w:p>
        </w:tc>
        <w:tc>
          <w:tcPr>
            <w:tcW w:w="1039" w:type="dxa"/>
            <w:vAlign w:val="center"/>
          </w:tcPr>
          <w:p w14:paraId="5193BCDA" w14:textId="665E343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-0.1</w:t>
            </w:r>
          </w:p>
        </w:tc>
        <w:tc>
          <w:tcPr>
            <w:tcW w:w="1494" w:type="dxa"/>
            <w:vAlign w:val="center"/>
          </w:tcPr>
          <w:p w14:paraId="2BC0E5CB" w14:textId="6369730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10</w:t>
            </w:r>
          </w:p>
        </w:tc>
        <w:tc>
          <w:tcPr>
            <w:tcW w:w="1094" w:type="dxa"/>
            <w:vAlign w:val="center"/>
          </w:tcPr>
          <w:p w14:paraId="223C541F" w14:textId="53E43C67"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2.0</w:t>
            </w:r>
          </w:p>
        </w:tc>
        <w:tc>
          <w:tcPr>
            <w:tcW w:w="1094" w:type="dxa"/>
            <w:vAlign w:val="center"/>
          </w:tcPr>
          <w:p w14:paraId="7F73E5A6" w14:textId="4AC36A5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2.9</w:t>
            </w:r>
          </w:p>
        </w:tc>
      </w:tr>
      <w:tr w:rsidR="00A3285A" w:rsidRPr="00A3285A" w14:paraId="5074AEDD"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16829F56"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MAU</w:t>
            </w:r>
          </w:p>
        </w:tc>
        <w:tc>
          <w:tcPr>
            <w:tcW w:w="1530" w:type="dxa"/>
            <w:vAlign w:val="center"/>
          </w:tcPr>
          <w:p w14:paraId="2C275B4B" w14:textId="6BABFC69"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10</w:t>
            </w:r>
          </w:p>
        </w:tc>
        <w:tc>
          <w:tcPr>
            <w:tcW w:w="1335" w:type="dxa"/>
            <w:vAlign w:val="center"/>
          </w:tcPr>
          <w:p w14:paraId="7CE616CC" w14:textId="37CEBCF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c>
          <w:tcPr>
            <w:tcW w:w="1039" w:type="dxa"/>
            <w:vAlign w:val="center"/>
          </w:tcPr>
          <w:p w14:paraId="2205860C" w14:textId="1590E13A"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0.7</w:t>
            </w:r>
          </w:p>
        </w:tc>
        <w:tc>
          <w:tcPr>
            <w:tcW w:w="1494" w:type="dxa"/>
            <w:vAlign w:val="center"/>
          </w:tcPr>
          <w:p w14:paraId="48F4509A" w14:textId="31432469"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Pr>
                <w:rFonts w:cs="Times New Roman"/>
                <w:sz w:val="16"/>
                <w:szCs w:val="16"/>
              </w:rPr>
              <w:t>8</w:t>
            </w:r>
          </w:p>
        </w:tc>
        <w:tc>
          <w:tcPr>
            <w:tcW w:w="1094" w:type="dxa"/>
            <w:vAlign w:val="center"/>
          </w:tcPr>
          <w:p w14:paraId="5FC50068" w14:textId="7B29D905"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c>
          <w:tcPr>
            <w:tcW w:w="1094" w:type="dxa"/>
            <w:vAlign w:val="center"/>
          </w:tcPr>
          <w:p w14:paraId="23AD752B" w14:textId="787D3F7E"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1.5</w:t>
            </w:r>
          </w:p>
        </w:tc>
      </w:tr>
      <w:tr w:rsidR="00A3285A" w:rsidRPr="00A3285A" w14:paraId="62532FDC"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27652FA0"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POR</w:t>
            </w:r>
          </w:p>
        </w:tc>
        <w:tc>
          <w:tcPr>
            <w:tcW w:w="1530" w:type="dxa"/>
            <w:vAlign w:val="center"/>
          </w:tcPr>
          <w:p w14:paraId="6FE0D0B5" w14:textId="266B7464"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16</w:t>
            </w:r>
          </w:p>
        </w:tc>
        <w:tc>
          <w:tcPr>
            <w:tcW w:w="1335" w:type="dxa"/>
            <w:vAlign w:val="center"/>
          </w:tcPr>
          <w:p w14:paraId="1EB3A9D1" w14:textId="65518A5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39" w:type="dxa"/>
            <w:vAlign w:val="center"/>
          </w:tcPr>
          <w:p w14:paraId="6D86665A" w14:textId="2432A41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1.1</w:t>
            </w:r>
          </w:p>
        </w:tc>
        <w:tc>
          <w:tcPr>
            <w:tcW w:w="1494" w:type="dxa"/>
            <w:vAlign w:val="center"/>
          </w:tcPr>
          <w:p w14:paraId="58118A12" w14:textId="5E759B82"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94" w:type="dxa"/>
            <w:vAlign w:val="center"/>
          </w:tcPr>
          <w:p w14:paraId="33EACCA6" w14:textId="43852276"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3.3</w:t>
            </w:r>
          </w:p>
        </w:tc>
        <w:tc>
          <w:tcPr>
            <w:tcW w:w="1094" w:type="dxa"/>
            <w:vAlign w:val="center"/>
          </w:tcPr>
          <w:p w14:paraId="51B9DCA9" w14:textId="2A24FF03"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3.1</w:t>
            </w:r>
          </w:p>
        </w:tc>
      </w:tr>
      <w:tr w:rsidR="00A3285A" w:rsidRPr="00A3285A" w14:paraId="364D08D8"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2C5FFD6A"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RAI</w:t>
            </w:r>
          </w:p>
        </w:tc>
        <w:tc>
          <w:tcPr>
            <w:tcW w:w="1530" w:type="dxa"/>
            <w:vAlign w:val="center"/>
          </w:tcPr>
          <w:p w14:paraId="798993F6" w14:textId="3FC9927F"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335" w:type="dxa"/>
            <w:vAlign w:val="center"/>
          </w:tcPr>
          <w:p w14:paraId="2DFE3702" w14:textId="6BB02044"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2.6</w:t>
            </w:r>
          </w:p>
        </w:tc>
        <w:tc>
          <w:tcPr>
            <w:tcW w:w="1039" w:type="dxa"/>
            <w:vAlign w:val="center"/>
          </w:tcPr>
          <w:p w14:paraId="0C911E46" w14:textId="57D62F5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0.4</w:t>
            </w:r>
          </w:p>
        </w:tc>
        <w:tc>
          <w:tcPr>
            <w:tcW w:w="1494" w:type="dxa"/>
            <w:vAlign w:val="center"/>
          </w:tcPr>
          <w:p w14:paraId="36430F0A" w14:textId="49A177F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9</w:t>
            </w:r>
          </w:p>
        </w:tc>
        <w:tc>
          <w:tcPr>
            <w:tcW w:w="1094" w:type="dxa"/>
            <w:vAlign w:val="center"/>
          </w:tcPr>
          <w:p w14:paraId="45A4C188" w14:textId="0EBF249B"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094" w:type="dxa"/>
            <w:vAlign w:val="center"/>
          </w:tcPr>
          <w:p w14:paraId="5CA16282" w14:textId="5904D997"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-0.2</w:t>
            </w:r>
          </w:p>
        </w:tc>
      </w:tr>
      <w:tr w:rsidR="00A3285A" w:rsidRPr="00A3285A" w14:paraId="66E14091"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vAlign w:val="center"/>
          </w:tcPr>
          <w:p w14:paraId="4459045C"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SAN</w:t>
            </w:r>
          </w:p>
        </w:tc>
        <w:tc>
          <w:tcPr>
            <w:tcW w:w="1530" w:type="dxa"/>
            <w:vAlign w:val="center"/>
          </w:tcPr>
          <w:p w14:paraId="2609189D" w14:textId="59CAAF7D"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335" w:type="dxa"/>
            <w:vAlign w:val="center"/>
          </w:tcPr>
          <w:p w14:paraId="4601F4AF" w14:textId="73886B6C"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2.4</w:t>
            </w:r>
          </w:p>
        </w:tc>
        <w:tc>
          <w:tcPr>
            <w:tcW w:w="1039" w:type="dxa"/>
            <w:vAlign w:val="center"/>
          </w:tcPr>
          <w:p w14:paraId="5414B983" w14:textId="077FC1E5"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494" w:type="dxa"/>
            <w:vAlign w:val="center"/>
          </w:tcPr>
          <w:p w14:paraId="3A1DAB8F" w14:textId="306A6DD1"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8</w:t>
            </w:r>
          </w:p>
        </w:tc>
        <w:tc>
          <w:tcPr>
            <w:tcW w:w="1094" w:type="dxa"/>
            <w:vAlign w:val="center"/>
          </w:tcPr>
          <w:p w14:paraId="1F4B660B" w14:textId="1A6C79E0"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4.4</w:t>
            </w:r>
          </w:p>
        </w:tc>
        <w:tc>
          <w:tcPr>
            <w:tcW w:w="1094" w:type="dxa"/>
            <w:vAlign w:val="center"/>
          </w:tcPr>
          <w:p w14:paraId="2A966659" w14:textId="75072CB1"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6.6</w:t>
            </w:r>
          </w:p>
        </w:tc>
      </w:tr>
      <w:tr w:rsidR="00A3285A" w:rsidRPr="00A3285A" w14:paraId="2B10C604" w14:textId="77777777" w:rsidTr="007913D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16" w:type="dxa"/>
            <w:tcBorders>
              <w:bottom w:val="single" w:sz="4" w:space="0" w:color="auto"/>
            </w:tcBorders>
            <w:vAlign w:val="center"/>
          </w:tcPr>
          <w:p w14:paraId="6A76EB84"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TIF</w:t>
            </w:r>
          </w:p>
        </w:tc>
        <w:tc>
          <w:tcPr>
            <w:tcW w:w="1530" w:type="dxa"/>
            <w:tcBorders>
              <w:bottom w:val="single" w:sz="4" w:space="0" w:color="auto"/>
            </w:tcBorders>
            <w:vAlign w:val="center"/>
          </w:tcPr>
          <w:p w14:paraId="6F3615EB" w14:textId="5E4B80B8"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13</w:t>
            </w:r>
          </w:p>
        </w:tc>
        <w:tc>
          <w:tcPr>
            <w:tcW w:w="1335" w:type="dxa"/>
            <w:tcBorders>
              <w:bottom w:val="single" w:sz="4" w:space="0" w:color="auto"/>
            </w:tcBorders>
            <w:vAlign w:val="center"/>
          </w:tcPr>
          <w:p w14:paraId="08F3D8F4" w14:textId="2A5F0621"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0.3</w:t>
            </w:r>
          </w:p>
        </w:tc>
        <w:tc>
          <w:tcPr>
            <w:tcW w:w="1039" w:type="dxa"/>
            <w:tcBorders>
              <w:bottom w:val="single" w:sz="4" w:space="0" w:color="auto"/>
            </w:tcBorders>
            <w:vAlign w:val="center"/>
          </w:tcPr>
          <w:p w14:paraId="0DD6B06E" w14:textId="799B7986"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-2.8</w:t>
            </w:r>
          </w:p>
        </w:tc>
        <w:tc>
          <w:tcPr>
            <w:tcW w:w="1494" w:type="dxa"/>
            <w:tcBorders>
              <w:bottom w:val="single" w:sz="4" w:space="0" w:color="auto"/>
            </w:tcBorders>
            <w:vAlign w:val="center"/>
          </w:tcPr>
          <w:p w14:paraId="003B30C0" w14:textId="103AEB0A"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10</w:t>
            </w:r>
          </w:p>
        </w:tc>
        <w:tc>
          <w:tcPr>
            <w:tcW w:w="1094" w:type="dxa"/>
            <w:tcBorders>
              <w:bottom w:val="single" w:sz="4" w:space="0" w:color="auto"/>
            </w:tcBorders>
            <w:vAlign w:val="center"/>
          </w:tcPr>
          <w:p w14:paraId="79C9DF7B" w14:textId="56B7350B"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1.2</w:t>
            </w:r>
          </w:p>
        </w:tc>
        <w:tc>
          <w:tcPr>
            <w:tcW w:w="1094" w:type="dxa"/>
            <w:tcBorders>
              <w:bottom w:val="single" w:sz="4" w:space="0" w:color="auto"/>
            </w:tcBorders>
            <w:vAlign w:val="center"/>
          </w:tcPr>
          <w:p w14:paraId="508F788E" w14:textId="7A1679F8" w:rsidR="00A3285A" w:rsidRPr="00A3285A" w:rsidRDefault="00A3285A" w:rsidP="00B63652">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A3285A">
              <w:rPr>
                <w:rFonts w:cs="Times New Roman"/>
                <w:color w:val="000000"/>
                <w:sz w:val="16"/>
                <w:szCs w:val="16"/>
              </w:rPr>
              <w:t>-1.4</w:t>
            </w:r>
          </w:p>
        </w:tc>
      </w:tr>
      <w:tr w:rsidR="00A3285A" w:rsidRPr="00A3285A" w14:paraId="236BFBF2" w14:textId="77777777" w:rsidTr="007913DC">
        <w:trPr>
          <w:trHeight w:val="263"/>
        </w:trPr>
        <w:tc>
          <w:tcPr>
            <w:cnfStyle w:val="001000000000" w:firstRow="0" w:lastRow="0" w:firstColumn="1" w:lastColumn="0" w:oddVBand="0" w:evenVBand="0" w:oddHBand="0" w:evenHBand="0" w:firstRowFirstColumn="0" w:firstRowLastColumn="0" w:lastRowFirstColumn="0" w:lastRowLastColumn="0"/>
            <w:tcW w:w="1316" w:type="dxa"/>
            <w:tcBorders>
              <w:top w:val="single" w:sz="4" w:space="0" w:color="auto"/>
              <w:bottom w:val="single" w:sz="4" w:space="0" w:color="7F7F7F" w:themeColor="text1" w:themeTint="80"/>
            </w:tcBorders>
            <w:vAlign w:val="center"/>
          </w:tcPr>
          <w:p w14:paraId="3D89468B" w14:textId="77777777" w:rsidR="00A3285A" w:rsidRPr="00A3285A" w:rsidRDefault="00A3285A" w:rsidP="00B63652">
            <w:pPr>
              <w:spacing w:line="240" w:lineRule="auto"/>
              <w:jc w:val="center"/>
              <w:rPr>
                <w:rFonts w:cs="Times New Roman"/>
                <w:sz w:val="16"/>
                <w:szCs w:val="16"/>
              </w:rPr>
            </w:pPr>
            <w:r w:rsidRPr="00A3285A">
              <w:rPr>
                <w:rFonts w:cs="Times New Roman"/>
                <w:sz w:val="16"/>
                <w:szCs w:val="16"/>
              </w:rPr>
              <w:t>Average</w:t>
            </w:r>
          </w:p>
        </w:tc>
        <w:tc>
          <w:tcPr>
            <w:tcW w:w="1530" w:type="dxa"/>
            <w:tcBorders>
              <w:top w:val="single" w:sz="4" w:space="0" w:color="auto"/>
              <w:bottom w:val="single" w:sz="4" w:space="0" w:color="7F7F7F" w:themeColor="text1" w:themeTint="80"/>
            </w:tcBorders>
            <w:vAlign w:val="center"/>
          </w:tcPr>
          <w:p w14:paraId="56641A16" w14:textId="1020FF0E" w:rsidR="00A3285A" w:rsidRPr="00A3285A" w:rsidRDefault="00B63652"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13</w:t>
            </w:r>
          </w:p>
        </w:tc>
        <w:tc>
          <w:tcPr>
            <w:tcW w:w="1335" w:type="dxa"/>
            <w:tcBorders>
              <w:top w:val="single" w:sz="4" w:space="0" w:color="auto"/>
              <w:bottom w:val="single" w:sz="4" w:space="0" w:color="7F7F7F" w:themeColor="text1" w:themeTint="80"/>
            </w:tcBorders>
            <w:vAlign w:val="center"/>
          </w:tcPr>
          <w:p w14:paraId="5949A4CB" w14:textId="7B718FDF"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1.6</w:t>
            </w:r>
          </w:p>
        </w:tc>
        <w:tc>
          <w:tcPr>
            <w:tcW w:w="1039" w:type="dxa"/>
            <w:tcBorders>
              <w:top w:val="single" w:sz="4" w:space="0" w:color="auto"/>
              <w:bottom w:val="single" w:sz="4" w:space="0" w:color="7F7F7F" w:themeColor="text1" w:themeTint="80"/>
            </w:tcBorders>
            <w:vAlign w:val="center"/>
          </w:tcPr>
          <w:p w14:paraId="7943E1AD" w14:textId="5AAE09D8"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color w:val="000000"/>
                <w:sz w:val="16"/>
                <w:szCs w:val="16"/>
              </w:rPr>
              <w:t>0.7</w:t>
            </w:r>
          </w:p>
        </w:tc>
        <w:tc>
          <w:tcPr>
            <w:tcW w:w="1494" w:type="dxa"/>
            <w:tcBorders>
              <w:top w:val="single" w:sz="4" w:space="0" w:color="auto"/>
              <w:bottom w:val="single" w:sz="4" w:space="0" w:color="7F7F7F" w:themeColor="text1" w:themeTint="80"/>
            </w:tcBorders>
            <w:vAlign w:val="center"/>
          </w:tcPr>
          <w:p w14:paraId="3C359333" w14:textId="5CE564EC" w:rsidR="00A3285A" w:rsidRPr="00A3285A" w:rsidRDefault="00B63652"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9</w:t>
            </w:r>
          </w:p>
        </w:tc>
        <w:tc>
          <w:tcPr>
            <w:tcW w:w="1094" w:type="dxa"/>
            <w:tcBorders>
              <w:top w:val="single" w:sz="4" w:space="0" w:color="auto"/>
              <w:bottom w:val="single" w:sz="4" w:space="0" w:color="7F7F7F" w:themeColor="text1" w:themeTint="80"/>
            </w:tcBorders>
            <w:vAlign w:val="center"/>
          </w:tcPr>
          <w:p w14:paraId="6E5CCDFC" w14:textId="096660AB"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2.6</w:t>
            </w:r>
          </w:p>
        </w:tc>
        <w:tc>
          <w:tcPr>
            <w:tcW w:w="1094" w:type="dxa"/>
            <w:tcBorders>
              <w:top w:val="single" w:sz="4" w:space="0" w:color="auto"/>
              <w:bottom w:val="single" w:sz="4" w:space="0" w:color="7F7F7F" w:themeColor="text1" w:themeTint="80"/>
            </w:tcBorders>
            <w:vAlign w:val="center"/>
          </w:tcPr>
          <w:p w14:paraId="7957412B" w14:textId="7E0A80C6" w:rsidR="00A3285A" w:rsidRPr="00A3285A" w:rsidRDefault="00A3285A" w:rsidP="00B63652">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A3285A">
              <w:rPr>
                <w:rFonts w:cs="Times New Roman"/>
                <w:sz w:val="16"/>
                <w:szCs w:val="16"/>
              </w:rPr>
              <w:t>2.3</w:t>
            </w:r>
          </w:p>
        </w:tc>
      </w:tr>
    </w:tbl>
    <w:p w14:paraId="3204B010" w14:textId="77777777" w:rsidR="00037B5E" w:rsidRPr="00037B5E" w:rsidRDefault="00037B5E" w:rsidP="00037B5E"/>
    <w:p w14:paraId="6E964FBE" w14:textId="57D74876" w:rsidR="00D9268F" w:rsidRDefault="00552A1A" w:rsidP="00552A1A">
      <w:pPr>
        <w:pStyle w:val="Heading3"/>
      </w:pPr>
      <w:r>
        <w:t>W</w:t>
      </w:r>
      <w:r w:rsidR="00D9268F">
        <w:t>inter</w:t>
      </w:r>
      <w:r>
        <w:t xml:space="preserve"> (Dec-Feb)</w:t>
      </w:r>
      <w:r w:rsidR="00D9268F">
        <w:t xml:space="preserve"> P dynamics in WLEB streams and rivers</w:t>
      </w:r>
    </w:p>
    <w:p w14:paraId="183B90D5" w14:textId="77777777" w:rsidR="00BF4989" w:rsidRDefault="007913DC" w:rsidP="00E24710">
      <w:pPr>
        <w:ind w:firstLine="720"/>
      </w:pPr>
      <w:r>
        <w:t xml:space="preserve">The P fluxes released during the winter season ranged from 29 to 36% of the annual SRP FN flux and 29 to 33% of the annual TP flux (Table 5). These values make the winter the season with the second largest amount of P delivery to downstream waterbodies. From 2008-2022, winter SRP fluxes were downward at four sites, ranging from the small Honey Creek watershed to the larger Maumee watershed, and upward at Blanchard, Sandusky, and Raisin. Relative to the whole period, winter SRP FN flux trends in recent years (from 2015-2022) </w:t>
      </w:r>
      <w:r w:rsidR="00BF4989">
        <w:t xml:space="preserve">were either weaker </w:t>
      </w:r>
      <w:r>
        <w:t>upward,</w:t>
      </w:r>
      <w:r w:rsidR="00BF4989">
        <w:t xml:space="preserve"> transitions to</w:t>
      </w:r>
      <w:r>
        <w:t xml:space="preserve"> downward, or st</w:t>
      </w:r>
      <w:r w:rsidR="00BF4989">
        <w:t>ronger downward</w:t>
      </w:r>
      <w:r>
        <w:t xml:space="preserve"> trend</w:t>
      </w:r>
      <w:r w:rsidR="00BF4989">
        <w:t>s</w:t>
      </w:r>
      <w:r>
        <w:t xml:space="preserve"> at</w:t>
      </w:r>
      <w:r w:rsidR="00BF4989">
        <w:t xml:space="preserve"> each</w:t>
      </w:r>
      <w:r>
        <w:t xml:space="preserve"> </w:t>
      </w:r>
      <w:r w:rsidR="00BF4989">
        <w:t xml:space="preserve">site. </w:t>
      </w:r>
    </w:p>
    <w:p w14:paraId="768ED6AD" w14:textId="17A07697" w:rsidR="00E24710" w:rsidRPr="00A3285A" w:rsidRDefault="00BF4989" w:rsidP="00B9561A">
      <w:pPr>
        <w:ind w:firstLine="720"/>
      </w:pPr>
      <w:r>
        <w:t xml:space="preserve">Unlike SRP trends, winter FN flux trends for TP were upward at all sites over the whole period (2008-2022) (Table 5). Although winter FN flux trends were upward across the whole period, only </w:t>
      </w:r>
      <w:r w:rsidR="007913DC">
        <w:t>three of the sites showed increasing upward trends, one site saw no difference in its upward trend, and three sites showed weakening upward trends</w:t>
      </w:r>
      <w:r w:rsidR="00E24710">
        <w:t xml:space="preserve"> in recent years</w:t>
      </w:r>
      <w:r w:rsidR="007913DC">
        <w:t>.</w:t>
      </w:r>
      <w:r w:rsidR="00E24710">
        <w:t xml:space="preserve"> While three sites with weakening upward trends shows some improvement in TP losses across the basin, the three sites with stronger upward trends included the two largest watersheds in the basin, </w:t>
      </w:r>
      <w:proofErr w:type="gramStart"/>
      <w:r w:rsidR="00E24710">
        <w:t>Maumee</w:t>
      </w:r>
      <w:proofErr w:type="gramEnd"/>
      <w:r w:rsidR="00E24710">
        <w:t xml:space="preserve"> and </w:t>
      </w:r>
      <w:r w:rsidR="00E24710">
        <w:lastRenderedPageBreak/>
        <w:t>Sandusky. Overall, the winter FN trends for SRP and TP matched those of the fall season with the widespread weakening of upward trends, transitions to downward trends, and strengthening downward trends indicate that current management practices may be reducing SRP losses during the winter seasons, while the strengthening upward trends in winter TP fluxes in large watersheds</w:t>
      </w:r>
      <w:r w:rsidR="007913DC">
        <w:t xml:space="preserve"> </w:t>
      </w:r>
      <w:r w:rsidR="00E24710">
        <w:t xml:space="preserve">suggest that </w:t>
      </w:r>
      <w:r>
        <w:t>winter</w:t>
      </w:r>
      <w:r w:rsidR="007913DC">
        <w:t xml:space="preserve"> TP losses have been increasing in the basin.</w:t>
      </w:r>
    </w:p>
    <w:p w14:paraId="2037A5D0" w14:textId="66C5C460" w:rsidR="00A3285A" w:rsidRPr="00A3285A" w:rsidRDefault="00B63652" w:rsidP="00A3285A">
      <w:pPr>
        <w:pStyle w:val="Caption"/>
      </w:pPr>
      <w:r>
        <w:t xml:space="preserve">Table </w:t>
      </w:r>
      <w:r w:rsidR="00B9561A">
        <w:t>7</w:t>
      </w:r>
      <w:r>
        <w:t>: Overview of SRP and TP FN fluxes during the winter season. The winter season lasted from 1 Dec through 28/29 Feb. FN flux trends are reported as the rate of percent change (%) over the period of interest. The percentage of annual FN Flux is the mean percentage of the FN flux released during the winter season from 2008-2022.</w:t>
      </w:r>
    </w:p>
    <w:tbl>
      <w:tblPr>
        <w:tblStyle w:val="PlainTable2"/>
        <w:tblW w:w="0" w:type="auto"/>
        <w:jc w:val="center"/>
        <w:tblLook w:val="04A0" w:firstRow="1" w:lastRow="0" w:firstColumn="1" w:lastColumn="0" w:noHBand="0" w:noVBand="1"/>
      </w:tblPr>
      <w:tblGrid>
        <w:gridCol w:w="1197"/>
        <w:gridCol w:w="1390"/>
        <w:gridCol w:w="1215"/>
        <w:gridCol w:w="968"/>
        <w:gridCol w:w="1339"/>
        <w:gridCol w:w="993"/>
        <w:gridCol w:w="997"/>
      </w:tblGrid>
      <w:tr w:rsidR="00037B5E" w:rsidRPr="00037B5E" w14:paraId="1CF4A1A3" w14:textId="2564EECB" w:rsidTr="00C43D60">
        <w:trPr>
          <w:cnfStyle w:val="100000000000" w:firstRow="1" w:lastRow="0" w:firstColumn="0" w:lastColumn="0" w:oddVBand="0" w:evenVBand="0" w:oddHBand="0"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Merge w:val="restart"/>
            <w:vAlign w:val="center"/>
          </w:tcPr>
          <w:p w14:paraId="41C29193" w14:textId="2598B1E6" w:rsidR="00037B5E" w:rsidRPr="00037B5E" w:rsidRDefault="00037B5E" w:rsidP="00C43D60">
            <w:pPr>
              <w:spacing w:line="240" w:lineRule="auto"/>
              <w:jc w:val="center"/>
              <w:rPr>
                <w:rFonts w:cs="Times New Roman"/>
                <w:sz w:val="16"/>
                <w:szCs w:val="16"/>
              </w:rPr>
            </w:pPr>
            <w:r w:rsidRPr="00037B5E">
              <w:rPr>
                <w:rFonts w:cs="Times New Roman"/>
                <w:sz w:val="16"/>
                <w:szCs w:val="16"/>
              </w:rPr>
              <w:t>Sites</w:t>
            </w:r>
          </w:p>
        </w:tc>
        <w:tc>
          <w:tcPr>
            <w:tcW w:w="3573" w:type="dxa"/>
            <w:gridSpan w:val="3"/>
            <w:vAlign w:val="center"/>
          </w:tcPr>
          <w:p w14:paraId="47E36104" w14:textId="55663760"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SRP</w:t>
            </w:r>
          </w:p>
        </w:tc>
        <w:tc>
          <w:tcPr>
            <w:tcW w:w="3329" w:type="dxa"/>
            <w:gridSpan w:val="3"/>
            <w:vAlign w:val="center"/>
          </w:tcPr>
          <w:p w14:paraId="2C29B0CC" w14:textId="7134AB6E"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TP</w:t>
            </w:r>
          </w:p>
        </w:tc>
      </w:tr>
      <w:tr w:rsidR="00037B5E" w:rsidRPr="00037B5E" w14:paraId="008C2173" w14:textId="173FF856" w:rsidTr="00C43D60">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1197" w:type="dxa"/>
            <w:vMerge/>
            <w:vAlign w:val="center"/>
          </w:tcPr>
          <w:p w14:paraId="12044693" w14:textId="1FA7C433" w:rsidR="00037B5E" w:rsidRPr="00037B5E" w:rsidRDefault="00037B5E" w:rsidP="00C43D60">
            <w:pPr>
              <w:spacing w:line="240" w:lineRule="auto"/>
              <w:jc w:val="center"/>
              <w:rPr>
                <w:rFonts w:cs="Times New Roman"/>
                <w:sz w:val="16"/>
                <w:szCs w:val="16"/>
              </w:rPr>
            </w:pPr>
          </w:p>
        </w:tc>
        <w:tc>
          <w:tcPr>
            <w:tcW w:w="1390" w:type="dxa"/>
            <w:vMerge w:val="restart"/>
            <w:vAlign w:val="center"/>
          </w:tcPr>
          <w:p w14:paraId="49142FFF" w14:textId="38F57E7C"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183" w:type="dxa"/>
            <w:gridSpan w:val="2"/>
            <w:vAlign w:val="center"/>
          </w:tcPr>
          <w:p w14:paraId="69D70E25" w14:textId="7CDE7E0A"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c>
          <w:tcPr>
            <w:tcW w:w="1339" w:type="dxa"/>
            <w:vMerge w:val="restart"/>
            <w:vAlign w:val="center"/>
          </w:tcPr>
          <w:p w14:paraId="7A469341" w14:textId="30A246A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1990" w:type="dxa"/>
            <w:gridSpan w:val="2"/>
            <w:vAlign w:val="center"/>
          </w:tcPr>
          <w:p w14:paraId="0C26A907" w14:textId="2584EEA1"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r>
      <w:tr w:rsidR="00037B5E" w:rsidRPr="00037B5E" w14:paraId="238D7BAA" w14:textId="726E95C8" w:rsidTr="00C43D60">
        <w:trPr>
          <w:trHeight w:val="318"/>
          <w:jc w:val="center"/>
        </w:trPr>
        <w:tc>
          <w:tcPr>
            <w:cnfStyle w:val="001000000000" w:firstRow="0" w:lastRow="0" w:firstColumn="1" w:lastColumn="0" w:oddVBand="0" w:evenVBand="0" w:oddHBand="0" w:evenHBand="0" w:firstRowFirstColumn="0" w:firstRowLastColumn="0" w:lastRowFirstColumn="0" w:lastRowLastColumn="0"/>
            <w:tcW w:w="1197" w:type="dxa"/>
            <w:vMerge/>
            <w:vAlign w:val="center"/>
          </w:tcPr>
          <w:p w14:paraId="1AEBDD92" w14:textId="34DA0572" w:rsidR="00037B5E" w:rsidRPr="00037B5E" w:rsidRDefault="00037B5E" w:rsidP="00C43D60">
            <w:pPr>
              <w:spacing w:line="240" w:lineRule="auto"/>
              <w:jc w:val="center"/>
              <w:rPr>
                <w:rFonts w:cs="Times New Roman"/>
                <w:sz w:val="16"/>
                <w:szCs w:val="16"/>
              </w:rPr>
            </w:pPr>
          </w:p>
        </w:tc>
        <w:tc>
          <w:tcPr>
            <w:tcW w:w="1390" w:type="dxa"/>
            <w:vMerge/>
            <w:vAlign w:val="center"/>
          </w:tcPr>
          <w:p w14:paraId="659FE4A2"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15" w:type="dxa"/>
            <w:vAlign w:val="center"/>
          </w:tcPr>
          <w:p w14:paraId="421301D7" w14:textId="3B87174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968" w:type="dxa"/>
            <w:vAlign w:val="center"/>
          </w:tcPr>
          <w:p w14:paraId="6E3A7550" w14:textId="0E736A7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c>
          <w:tcPr>
            <w:tcW w:w="1339" w:type="dxa"/>
            <w:vMerge/>
            <w:vAlign w:val="center"/>
          </w:tcPr>
          <w:p w14:paraId="53B36098"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993" w:type="dxa"/>
            <w:vAlign w:val="center"/>
          </w:tcPr>
          <w:p w14:paraId="48CD7BD8" w14:textId="2494271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997" w:type="dxa"/>
            <w:vAlign w:val="center"/>
          </w:tcPr>
          <w:p w14:paraId="17750AE0" w14:textId="62ACBBA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r>
      <w:tr w:rsidR="00037B5E" w:rsidRPr="00037B5E" w14:paraId="0075C798" w14:textId="42A65E3C"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05CDF770" w14:textId="1840B0AD" w:rsidR="00037B5E" w:rsidRPr="00037B5E" w:rsidRDefault="00037B5E" w:rsidP="00C43D60">
            <w:pPr>
              <w:spacing w:line="240" w:lineRule="auto"/>
              <w:jc w:val="center"/>
              <w:rPr>
                <w:rFonts w:cs="Times New Roman"/>
                <w:sz w:val="16"/>
                <w:szCs w:val="16"/>
              </w:rPr>
            </w:pPr>
            <w:r w:rsidRPr="00037B5E">
              <w:rPr>
                <w:rFonts w:cs="Times New Roman"/>
                <w:sz w:val="16"/>
                <w:szCs w:val="16"/>
              </w:rPr>
              <w:t>BLA</w:t>
            </w:r>
          </w:p>
        </w:tc>
        <w:tc>
          <w:tcPr>
            <w:tcW w:w="1390" w:type="dxa"/>
            <w:vAlign w:val="center"/>
          </w:tcPr>
          <w:p w14:paraId="499A2C86" w14:textId="3403258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32</w:t>
            </w:r>
          </w:p>
        </w:tc>
        <w:tc>
          <w:tcPr>
            <w:tcW w:w="1215" w:type="dxa"/>
            <w:vAlign w:val="center"/>
          </w:tcPr>
          <w:p w14:paraId="3AAAEA4B" w14:textId="22383E1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.0</w:t>
            </w:r>
          </w:p>
        </w:tc>
        <w:tc>
          <w:tcPr>
            <w:tcW w:w="968" w:type="dxa"/>
            <w:vAlign w:val="center"/>
          </w:tcPr>
          <w:p w14:paraId="49EB2260" w14:textId="613D1FA1"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339" w:type="dxa"/>
            <w:vAlign w:val="center"/>
          </w:tcPr>
          <w:p w14:paraId="5C92A2A0" w14:textId="648B30A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32</w:t>
            </w:r>
          </w:p>
        </w:tc>
        <w:tc>
          <w:tcPr>
            <w:tcW w:w="993" w:type="dxa"/>
            <w:vAlign w:val="center"/>
          </w:tcPr>
          <w:p w14:paraId="317AF5C4" w14:textId="4A49654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997" w:type="dxa"/>
            <w:vAlign w:val="center"/>
          </w:tcPr>
          <w:p w14:paraId="037A0C1A" w14:textId="7CBF5D2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2.1</w:t>
            </w:r>
          </w:p>
        </w:tc>
      </w:tr>
      <w:tr w:rsidR="00A3285A" w:rsidRPr="00037B5E" w14:paraId="70515936" w14:textId="6397FF11"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4176C22C" w14:textId="04C6890F" w:rsidR="00037B5E" w:rsidRPr="00037B5E" w:rsidRDefault="00037B5E" w:rsidP="00C43D60">
            <w:pPr>
              <w:spacing w:line="240" w:lineRule="auto"/>
              <w:jc w:val="center"/>
              <w:rPr>
                <w:rFonts w:cs="Times New Roman"/>
                <w:sz w:val="16"/>
                <w:szCs w:val="16"/>
              </w:rPr>
            </w:pPr>
            <w:r w:rsidRPr="00037B5E">
              <w:rPr>
                <w:rFonts w:cs="Times New Roman"/>
                <w:sz w:val="16"/>
                <w:szCs w:val="16"/>
              </w:rPr>
              <w:t>HON</w:t>
            </w:r>
          </w:p>
        </w:tc>
        <w:tc>
          <w:tcPr>
            <w:tcW w:w="1390" w:type="dxa"/>
            <w:vAlign w:val="center"/>
          </w:tcPr>
          <w:p w14:paraId="0403F56B" w14:textId="23B1B83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c>
          <w:tcPr>
            <w:tcW w:w="1215" w:type="dxa"/>
            <w:vAlign w:val="center"/>
          </w:tcPr>
          <w:p w14:paraId="26EACA3D" w14:textId="00F3602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-0.2</w:t>
            </w:r>
          </w:p>
        </w:tc>
        <w:tc>
          <w:tcPr>
            <w:tcW w:w="968" w:type="dxa"/>
            <w:vAlign w:val="center"/>
          </w:tcPr>
          <w:p w14:paraId="185D3AC3" w14:textId="13BD350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-0.8</w:t>
            </w:r>
          </w:p>
        </w:tc>
        <w:tc>
          <w:tcPr>
            <w:tcW w:w="1339" w:type="dxa"/>
            <w:vAlign w:val="center"/>
          </w:tcPr>
          <w:p w14:paraId="4BA411F2" w14:textId="6C97C60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c>
          <w:tcPr>
            <w:tcW w:w="993" w:type="dxa"/>
            <w:vAlign w:val="center"/>
          </w:tcPr>
          <w:p w14:paraId="3C4F8396" w14:textId="5465DE3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0.8</w:t>
            </w:r>
          </w:p>
        </w:tc>
        <w:tc>
          <w:tcPr>
            <w:tcW w:w="997" w:type="dxa"/>
            <w:vAlign w:val="center"/>
          </w:tcPr>
          <w:p w14:paraId="592113BA" w14:textId="630AA23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0.1</w:t>
            </w:r>
          </w:p>
        </w:tc>
      </w:tr>
      <w:tr w:rsidR="00A3285A" w:rsidRPr="00037B5E" w14:paraId="27572A7A" w14:textId="58CA55AC"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7BD866D2" w14:textId="4F84BE5E" w:rsidR="00037B5E" w:rsidRPr="00037B5E" w:rsidRDefault="00037B5E" w:rsidP="00C43D60">
            <w:pPr>
              <w:spacing w:line="240" w:lineRule="auto"/>
              <w:jc w:val="center"/>
              <w:rPr>
                <w:rFonts w:cs="Times New Roman"/>
                <w:sz w:val="16"/>
                <w:szCs w:val="16"/>
              </w:rPr>
            </w:pPr>
            <w:r w:rsidRPr="00037B5E">
              <w:rPr>
                <w:rFonts w:cs="Times New Roman"/>
                <w:sz w:val="16"/>
                <w:szCs w:val="16"/>
              </w:rPr>
              <w:t>MAU</w:t>
            </w:r>
          </w:p>
        </w:tc>
        <w:tc>
          <w:tcPr>
            <w:tcW w:w="1390" w:type="dxa"/>
            <w:vAlign w:val="center"/>
          </w:tcPr>
          <w:p w14:paraId="37ED9062" w14:textId="248A10B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35</w:t>
            </w:r>
          </w:p>
        </w:tc>
        <w:tc>
          <w:tcPr>
            <w:tcW w:w="1215" w:type="dxa"/>
            <w:vAlign w:val="center"/>
          </w:tcPr>
          <w:p w14:paraId="2FC8D073" w14:textId="5CA90EFC"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c>
          <w:tcPr>
            <w:tcW w:w="968" w:type="dxa"/>
            <w:vAlign w:val="center"/>
          </w:tcPr>
          <w:p w14:paraId="45F1A53E" w14:textId="5CB0C80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-1.4</w:t>
            </w:r>
          </w:p>
        </w:tc>
        <w:tc>
          <w:tcPr>
            <w:tcW w:w="1339" w:type="dxa"/>
            <w:vAlign w:val="center"/>
          </w:tcPr>
          <w:p w14:paraId="625D10B7" w14:textId="2891C51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c>
          <w:tcPr>
            <w:tcW w:w="993" w:type="dxa"/>
            <w:vAlign w:val="center"/>
          </w:tcPr>
          <w:p w14:paraId="34E0E74E" w14:textId="29FF228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997" w:type="dxa"/>
            <w:vAlign w:val="center"/>
          </w:tcPr>
          <w:p w14:paraId="654594BA" w14:textId="3BDD68F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1.4</w:t>
            </w:r>
          </w:p>
        </w:tc>
      </w:tr>
      <w:tr w:rsidR="00A3285A" w:rsidRPr="00037B5E" w14:paraId="0ADEBFCE" w14:textId="6F2FBEBC"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560556AC" w14:textId="328805A6" w:rsidR="00037B5E" w:rsidRPr="00037B5E" w:rsidRDefault="00037B5E" w:rsidP="00C43D60">
            <w:pPr>
              <w:spacing w:line="240" w:lineRule="auto"/>
              <w:jc w:val="center"/>
              <w:rPr>
                <w:rFonts w:cs="Times New Roman"/>
                <w:sz w:val="16"/>
                <w:szCs w:val="16"/>
              </w:rPr>
            </w:pPr>
            <w:r w:rsidRPr="00037B5E">
              <w:rPr>
                <w:rFonts w:cs="Times New Roman"/>
                <w:sz w:val="16"/>
                <w:szCs w:val="16"/>
              </w:rPr>
              <w:t>POR</w:t>
            </w:r>
          </w:p>
        </w:tc>
        <w:tc>
          <w:tcPr>
            <w:tcW w:w="1390" w:type="dxa"/>
            <w:vAlign w:val="center"/>
          </w:tcPr>
          <w:p w14:paraId="25DAE1D9" w14:textId="0BC22139"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9</w:t>
            </w:r>
          </w:p>
        </w:tc>
        <w:tc>
          <w:tcPr>
            <w:tcW w:w="1215" w:type="dxa"/>
            <w:vAlign w:val="center"/>
          </w:tcPr>
          <w:p w14:paraId="591701BF" w14:textId="04F69B0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vAlign w:val="center"/>
          </w:tcPr>
          <w:p w14:paraId="62AAD3E7" w14:textId="03A6E16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1339" w:type="dxa"/>
            <w:vAlign w:val="center"/>
          </w:tcPr>
          <w:p w14:paraId="4E9024C0" w14:textId="5CE9B3D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30</w:t>
            </w:r>
          </w:p>
        </w:tc>
        <w:tc>
          <w:tcPr>
            <w:tcW w:w="993" w:type="dxa"/>
            <w:vAlign w:val="center"/>
          </w:tcPr>
          <w:p w14:paraId="36F2C830" w14:textId="3811B61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c>
          <w:tcPr>
            <w:tcW w:w="997" w:type="dxa"/>
            <w:vAlign w:val="center"/>
          </w:tcPr>
          <w:p w14:paraId="15B52D08" w14:textId="1A832D5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r>
      <w:tr w:rsidR="00A3285A" w:rsidRPr="00037B5E" w14:paraId="1B6D0510" w14:textId="5D752D14"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1E710473" w14:textId="274D818E" w:rsidR="00037B5E" w:rsidRPr="00037B5E" w:rsidRDefault="00037B5E" w:rsidP="00C43D60">
            <w:pPr>
              <w:spacing w:line="240" w:lineRule="auto"/>
              <w:jc w:val="center"/>
              <w:rPr>
                <w:rFonts w:cs="Times New Roman"/>
                <w:sz w:val="16"/>
                <w:szCs w:val="16"/>
              </w:rPr>
            </w:pPr>
            <w:r w:rsidRPr="00037B5E">
              <w:rPr>
                <w:rFonts w:cs="Times New Roman"/>
                <w:sz w:val="16"/>
                <w:szCs w:val="16"/>
              </w:rPr>
              <w:t>RAI</w:t>
            </w:r>
          </w:p>
        </w:tc>
        <w:tc>
          <w:tcPr>
            <w:tcW w:w="1390" w:type="dxa"/>
            <w:vAlign w:val="center"/>
          </w:tcPr>
          <w:p w14:paraId="70C4759C" w14:textId="6D729BE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32</w:t>
            </w:r>
          </w:p>
        </w:tc>
        <w:tc>
          <w:tcPr>
            <w:tcW w:w="1215" w:type="dxa"/>
            <w:vAlign w:val="center"/>
          </w:tcPr>
          <w:p w14:paraId="3BE0C69A" w14:textId="3422995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vAlign w:val="center"/>
          </w:tcPr>
          <w:p w14:paraId="392FCF32" w14:textId="2E6185C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-2.9</w:t>
            </w:r>
          </w:p>
        </w:tc>
        <w:tc>
          <w:tcPr>
            <w:tcW w:w="1339" w:type="dxa"/>
            <w:vAlign w:val="center"/>
          </w:tcPr>
          <w:p w14:paraId="7A2C956A" w14:textId="662052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w:t>
            </w:r>
            <w:r>
              <w:rPr>
                <w:rFonts w:cs="Times New Roman"/>
                <w:color w:val="000000"/>
                <w:sz w:val="16"/>
                <w:szCs w:val="16"/>
              </w:rPr>
              <w:t>1</w:t>
            </w:r>
          </w:p>
        </w:tc>
        <w:tc>
          <w:tcPr>
            <w:tcW w:w="993" w:type="dxa"/>
            <w:vAlign w:val="center"/>
          </w:tcPr>
          <w:p w14:paraId="7B02C02B" w14:textId="356FBAD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3.0</w:t>
            </w:r>
          </w:p>
        </w:tc>
        <w:tc>
          <w:tcPr>
            <w:tcW w:w="997" w:type="dxa"/>
            <w:vAlign w:val="center"/>
          </w:tcPr>
          <w:p w14:paraId="734F3FAA" w14:textId="1A5FF8EA"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r>
      <w:tr w:rsidR="00A3285A" w:rsidRPr="00037B5E" w14:paraId="402C7499" w14:textId="5B16E2B3"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vAlign w:val="center"/>
          </w:tcPr>
          <w:p w14:paraId="4067EC89" w14:textId="636FECAA" w:rsidR="00037B5E" w:rsidRPr="00037B5E" w:rsidRDefault="00037B5E" w:rsidP="00C43D60">
            <w:pPr>
              <w:spacing w:line="240" w:lineRule="auto"/>
              <w:jc w:val="center"/>
              <w:rPr>
                <w:rFonts w:cs="Times New Roman"/>
                <w:sz w:val="16"/>
                <w:szCs w:val="16"/>
              </w:rPr>
            </w:pPr>
            <w:r w:rsidRPr="00037B5E">
              <w:rPr>
                <w:rFonts w:cs="Times New Roman"/>
                <w:sz w:val="16"/>
                <w:szCs w:val="16"/>
              </w:rPr>
              <w:t>SAN</w:t>
            </w:r>
          </w:p>
        </w:tc>
        <w:tc>
          <w:tcPr>
            <w:tcW w:w="1390" w:type="dxa"/>
            <w:vAlign w:val="center"/>
          </w:tcPr>
          <w:p w14:paraId="6DEA26AC" w14:textId="38E82CB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36</w:t>
            </w:r>
          </w:p>
        </w:tc>
        <w:tc>
          <w:tcPr>
            <w:tcW w:w="1215" w:type="dxa"/>
            <w:vAlign w:val="center"/>
          </w:tcPr>
          <w:p w14:paraId="4ADA8BB2" w14:textId="6E56281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1.1</w:t>
            </w:r>
          </w:p>
        </w:tc>
        <w:tc>
          <w:tcPr>
            <w:tcW w:w="968" w:type="dxa"/>
            <w:vAlign w:val="center"/>
          </w:tcPr>
          <w:p w14:paraId="3D2E0534" w14:textId="43FBC3C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w:t>
            </w:r>
            <w:r>
              <w:rPr>
                <w:rFonts w:cs="Times New Roman"/>
                <w:color w:val="000000"/>
                <w:sz w:val="16"/>
                <w:szCs w:val="16"/>
              </w:rPr>
              <w:t>.0</w:t>
            </w:r>
          </w:p>
        </w:tc>
        <w:tc>
          <w:tcPr>
            <w:tcW w:w="1339" w:type="dxa"/>
            <w:vAlign w:val="center"/>
          </w:tcPr>
          <w:p w14:paraId="298A780E" w14:textId="4A4BDE4F"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c>
          <w:tcPr>
            <w:tcW w:w="993" w:type="dxa"/>
            <w:vAlign w:val="center"/>
          </w:tcPr>
          <w:p w14:paraId="520F8352" w14:textId="6EDCF9E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2.5</w:t>
            </w:r>
          </w:p>
        </w:tc>
        <w:tc>
          <w:tcPr>
            <w:tcW w:w="997" w:type="dxa"/>
            <w:vAlign w:val="center"/>
          </w:tcPr>
          <w:p w14:paraId="1803C36C" w14:textId="2E6CFFE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3.4</w:t>
            </w:r>
          </w:p>
        </w:tc>
      </w:tr>
      <w:tr w:rsidR="00A3285A" w:rsidRPr="00037B5E" w14:paraId="672C8AA5" w14:textId="7AE1249B" w:rsidTr="00C43D60">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197" w:type="dxa"/>
            <w:tcBorders>
              <w:bottom w:val="single" w:sz="4" w:space="0" w:color="auto"/>
            </w:tcBorders>
            <w:vAlign w:val="center"/>
          </w:tcPr>
          <w:p w14:paraId="672CF652" w14:textId="32CFD780" w:rsidR="00037B5E" w:rsidRPr="00037B5E" w:rsidRDefault="00037B5E" w:rsidP="00C43D60">
            <w:pPr>
              <w:spacing w:line="240" w:lineRule="auto"/>
              <w:jc w:val="center"/>
              <w:rPr>
                <w:rFonts w:cs="Times New Roman"/>
                <w:sz w:val="16"/>
                <w:szCs w:val="16"/>
              </w:rPr>
            </w:pPr>
            <w:r w:rsidRPr="00037B5E">
              <w:rPr>
                <w:rFonts w:cs="Times New Roman"/>
                <w:sz w:val="16"/>
                <w:szCs w:val="16"/>
              </w:rPr>
              <w:t>TIF</w:t>
            </w:r>
          </w:p>
        </w:tc>
        <w:tc>
          <w:tcPr>
            <w:tcW w:w="1390" w:type="dxa"/>
            <w:tcBorders>
              <w:bottom w:val="single" w:sz="4" w:space="0" w:color="auto"/>
            </w:tcBorders>
            <w:vAlign w:val="center"/>
          </w:tcPr>
          <w:p w14:paraId="42F2A884" w14:textId="5BD27A2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32</w:t>
            </w:r>
          </w:p>
        </w:tc>
        <w:tc>
          <w:tcPr>
            <w:tcW w:w="1215" w:type="dxa"/>
            <w:tcBorders>
              <w:bottom w:val="single" w:sz="4" w:space="0" w:color="auto"/>
            </w:tcBorders>
            <w:vAlign w:val="center"/>
          </w:tcPr>
          <w:p w14:paraId="7237AC0A" w14:textId="4D3369F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-0.6</w:t>
            </w:r>
          </w:p>
        </w:tc>
        <w:tc>
          <w:tcPr>
            <w:tcW w:w="968" w:type="dxa"/>
            <w:tcBorders>
              <w:bottom w:val="single" w:sz="4" w:space="0" w:color="auto"/>
            </w:tcBorders>
            <w:vAlign w:val="center"/>
          </w:tcPr>
          <w:p w14:paraId="5CCFDE89" w14:textId="4876216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-2.5</w:t>
            </w:r>
          </w:p>
        </w:tc>
        <w:tc>
          <w:tcPr>
            <w:tcW w:w="1339" w:type="dxa"/>
            <w:tcBorders>
              <w:bottom w:val="single" w:sz="4" w:space="0" w:color="auto"/>
            </w:tcBorders>
            <w:vAlign w:val="center"/>
          </w:tcPr>
          <w:p w14:paraId="2D9924FB" w14:textId="70B03E8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w:t>
            </w:r>
            <w:r>
              <w:rPr>
                <w:rFonts w:cs="Times New Roman"/>
                <w:color w:val="000000"/>
                <w:sz w:val="16"/>
                <w:szCs w:val="16"/>
              </w:rPr>
              <w:t>9</w:t>
            </w:r>
          </w:p>
        </w:tc>
        <w:tc>
          <w:tcPr>
            <w:tcW w:w="993" w:type="dxa"/>
            <w:tcBorders>
              <w:bottom w:val="single" w:sz="4" w:space="0" w:color="auto"/>
            </w:tcBorders>
            <w:vAlign w:val="center"/>
          </w:tcPr>
          <w:p w14:paraId="1D11F906" w14:textId="26A1C55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1.3</w:t>
            </w:r>
          </w:p>
        </w:tc>
        <w:tc>
          <w:tcPr>
            <w:tcW w:w="997" w:type="dxa"/>
            <w:tcBorders>
              <w:bottom w:val="single" w:sz="4" w:space="0" w:color="auto"/>
            </w:tcBorders>
            <w:vAlign w:val="center"/>
          </w:tcPr>
          <w:p w14:paraId="2A4648F8" w14:textId="271C699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0.4</w:t>
            </w:r>
          </w:p>
        </w:tc>
      </w:tr>
      <w:tr w:rsidR="00037B5E" w:rsidRPr="00037B5E" w14:paraId="32BF940B" w14:textId="6B13570B" w:rsidTr="00C43D60">
        <w:trPr>
          <w:trHeight w:val="308"/>
          <w:jc w:val="center"/>
        </w:trPr>
        <w:tc>
          <w:tcPr>
            <w:cnfStyle w:val="001000000000" w:firstRow="0" w:lastRow="0" w:firstColumn="1" w:lastColumn="0" w:oddVBand="0" w:evenVBand="0" w:oddHBand="0" w:evenHBand="0" w:firstRowFirstColumn="0" w:firstRowLastColumn="0" w:lastRowFirstColumn="0" w:lastRowLastColumn="0"/>
            <w:tcW w:w="1197" w:type="dxa"/>
            <w:tcBorders>
              <w:top w:val="single" w:sz="4" w:space="0" w:color="auto"/>
              <w:bottom w:val="single" w:sz="4" w:space="0" w:color="7F7F7F" w:themeColor="text1" w:themeTint="80"/>
            </w:tcBorders>
            <w:vAlign w:val="center"/>
          </w:tcPr>
          <w:p w14:paraId="6DBCE210" w14:textId="7A9F35BF" w:rsidR="00037B5E" w:rsidRPr="00037B5E" w:rsidRDefault="00037B5E" w:rsidP="00C43D60">
            <w:pPr>
              <w:spacing w:line="240" w:lineRule="auto"/>
              <w:jc w:val="center"/>
              <w:rPr>
                <w:rFonts w:cs="Times New Roman"/>
                <w:sz w:val="16"/>
                <w:szCs w:val="16"/>
              </w:rPr>
            </w:pPr>
            <w:r w:rsidRPr="00037B5E">
              <w:rPr>
                <w:rFonts w:cs="Times New Roman"/>
                <w:sz w:val="16"/>
                <w:szCs w:val="16"/>
              </w:rPr>
              <w:t>Average</w:t>
            </w:r>
          </w:p>
        </w:tc>
        <w:tc>
          <w:tcPr>
            <w:tcW w:w="1390" w:type="dxa"/>
            <w:tcBorders>
              <w:top w:val="single" w:sz="4" w:space="0" w:color="auto"/>
              <w:bottom w:val="single" w:sz="4" w:space="0" w:color="7F7F7F" w:themeColor="text1" w:themeTint="80"/>
            </w:tcBorders>
            <w:vAlign w:val="center"/>
          </w:tcPr>
          <w:p w14:paraId="0239669E" w14:textId="692C3137"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33</w:t>
            </w:r>
          </w:p>
        </w:tc>
        <w:tc>
          <w:tcPr>
            <w:tcW w:w="1215" w:type="dxa"/>
            <w:tcBorders>
              <w:top w:val="single" w:sz="4" w:space="0" w:color="auto"/>
              <w:bottom w:val="single" w:sz="4" w:space="0" w:color="7F7F7F" w:themeColor="text1" w:themeTint="80"/>
            </w:tcBorders>
            <w:vAlign w:val="center"/>
          </w:tcPr>
          <w:p w14:paraId="6F2276F7" w14:textId="2AE90EC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0.3</w:t>
            </w:r>
          </w:p>
        </w:tc>
        <w:tc>
          <w:tcPr>
            <w:tcW w:w="968" w:type="dxa"/>
            <w:tcBorders>
              <w:top w:val="single" w:sz="4" w:space="0" w:color="auto"/>
              <w:bottom w:val="single" w:sz="4" w:space="0" w:color="7F7F7F" w:themeColor="text1" w:themeTint="80"/>
            </w:tcBorders>
            <w:vAlign w:val="center"/>
          </w:tcPr>
          <w:p w14:paraId="183ACB16" w14:textId="49E8B95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339" w:type="dxa"/>
            <w:tcBorders>
              <w:top w:val="single" w:sz="4" w:space="0" w:color="auto"/>
              <w:bottom w:val="single" w:sz="4" w:space="0" w:color="7F7F7F" w:themeColor="text1" w:themeTint="80"/>
            </w:tcBorders>
            <w:vAlign w:val="center"/>
          </w:tcPr>
          <w:p w14:paraId="228DBE05" w14:textId="5A242FA9"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32</w:t>
            </w:r>
          </w:p>
        </w:tc>
        <w:tc>
          <w:tcPr>
            <w:tcW w:w="993" w:type="dxa"/>
            <w:tcBorders>
              <w:top w:val="single" w:sz="4" w:space="0" w:color="auto"/>
              <w:bottom w:val="single" w:sz="4" w:space="0" w:color="7F7F7F" w:themeColor="text1" w:themeTint="80"/>
            </w:tcBorders>
            <w:vAlign w:val="center"/>
          </w:tcPr>
          <w:p w14:paraId="1E314C3D" w14:textId="1DCC48D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1.6</w:t>
            </w:r>
          </w:p>
        </w:tc>
        <w:tc>
          <w:tcPr>
            <w:tcW w:w="997" w:type="dxa"/>
            <w:tcBorders>
              <w:top w:val="single" w:sz="4" w:space="0" w:color="auto"/>
              <w:bottom w:val="single" w:sz="4" w:space="0" w:color="7F7F7F" w:themeColor="text1" w:themeTint="80"/>
            </w:tcBorders>
            <w:vAlign w:val="center"/>
          </w:tcPr>
          <w:p w14:paraId="5FFF2B8B" w14:textId="7D6DDA7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1.4</w:t>
            </w:r>
          </w:p>
        </w:tc>
      </w:tr>
    </w:tbl>
    <w:p w14:paraId="3B201539" w14:textId="77777777" w:rsidR="00552A1A" w:rsidRPr="00552A1A" w:rsidRDefault="00552A1A" w:rsidP="00552A1A"/>
    <w:p w14:paraId="5D9264CC" w14:textId="0781DF9F" w:rsidR="00D9268F" w:rsidRDefault="00552A1A" w:rsidP="00D9268F">
      <w:pPr>
        <w:pStyle w:val="Heading3"/>
      </w:pPr>
      <w:r>
        <w:t xml:space="preserve">Spring </w:t>
      </w:r>
      <w:r w:rsidR="00A3285A">
        <w:t>(Mar-Jul) P dynamics in WLEB streams and rivers</w:t>
      </w:r>
    </w:p>
    <w:p w14:paraId="0C140B6C" w14:textId="77777777" w:rsidR="0086141C" w:rsidRDefault="0086141C" w:rsidP="0086141C">
      <w:pPr>
        <w:ind w:firstLine="720"/>
      </w:pPr>
      <w:r>
        <w:t xml:space="preserve">The P fluxes released during the spring season ranged from 47 to 52% of the annual SRP FN flux and 54 to 58% of the annual TP flux (Table 6). Thus, the spring season delivers the largest relative amount of P within the year. Therefore, percent changes in the spring season represent the largest relative changes in P delivery and have the largest relative influence on annual P delivery. From 2008-2022, spring SRP fluxes were upward at five of the seven sites, with only Tiffin and Maumee sites showing downward trends. The greatest of these upward trends occurred at the Blanchard site. Relative to the whole period, spring SRP FN flux trends in recent years (from 2015-2022) were either weaker upward, transitions to downward, or stronger </w:t>
      </w:r>
      <w:r>
        <w:lastRenderedPageBreak/>
        <w:t>downward trends at every site except for Portage – where the upward trend had strengthened. These results suggest that efforts to reduce SRP export and improve water quality in the basin has been having a positive effect – if only a slight positive effect.</w:t>
      </w:r>
    </w:p>
    <w:p w14:paraId="1C6C916F" w14:textId="68D07F01" w:rsidR="0086141C" w:rsidRPr="0086141C" w:rsidRDefault="0086141C" w:rsidP="0086141C">
      <w:pPr>
        <w:ind w:firstLine="720"/>
      </w:pPr>
      <w:r>
        <w:t xml:space="preserve">Again, unlike SRP trends, spring FN flux trends for TP were upward at all sites over the whole period (2008-2022) (Table 6). Furthermore, spring TP flux trends showed increasing upward trends at five sites in recent years. Only the Tiffin and Raisin sites didn’t show increasing upward trends, instead they showed weakening upward trends. The strengthening upward trends in spring TP fluxes in large watersheds suggest that - </w:t>
      </w:r>
      <w:proofErr w:type="gramStart"/>
      <w:r>
        <w:t>similar to</w:t>
      </w:r>
      <w:proofErr w:type="gramEnd"/>
      <w:r>
        <w:t xml:space="preserve"> the other season - spring TP losses have been increasing across the basin.</w:t>
      </w:r>
    </w:p>
    <w:p w14:paraId="740EDD42" w14:textId="4942BCCC" w:rsidR="00E24710" w:rsidRPr="00E24710" w:rsidRDefault="00E24710" w:rsidP="00E24710">
      <w:pPr>
        <w:pStyle w:val="Caption"/>
      </w:pPr>
      <w:r>
        <w:t xml:space="preserve">Table </w:t>
      </w:r>
      <w:r w:rsidR="00B9561A">
        <w:t>8</w:t>
      </w:r>
      <w:r>
        <w:t>: Overview of SRP and TP FN fluxes during the spring season. The spring season lasted from 1 Mar through 31 Jul. FN flux trends are reported as the rate of percent change (%) over the period of interest. The percentage of annual FN Flux is the mean percentage of the FN flux released during the spring season from 2008-2022.</w:t>
      </w:r>
    </w:p>
    <w:tbl>
      <w:tblPr>
        <w:tblStyle w:val="PlainTable2"/>
        <w:tblW w:w="0" w:type="auto"/>
        <w:jc w:val="center"/>
        <w:tblLook w:val="04A0" w:firstRow="1" w:lastRow="0" w:firstColumn="1" w:lastColumn="0" w:noHBand="0" w:noVBand="1"/>
      </w:tblPr>
      <w:tblGrid>
        <w:gridCol w:w="1216"/>
        <w:gridCol w:w="1414"/>
        <w:gridCol w:w="1235"/>
        <w:gridCol w:w="1085"/>
        <w:gridCol w:w="1258"/>
        <w:gridCol w:w="1011"/>
        <w:gridCol w:w="1012"/>
      </w:tblGrid>
      <w:tr w:rsidR="00037B5E" w:rsidRPr="00037B5E" w14:paraId="2632E4B7" w14:textId="77777777" w:rsidTr="00C43D60">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Merge w:val="restart"/>
            <w:vAlign w:val="center"/>
          </w:tcPr>
          <w:p w14:paraId="700A58E8" w14:textId="75BD5265" w:rsidR="00037B5E" w:rsidRPr="00037B5E" w:rsidRDefault="00037B5E" w:rsidP="00C43D60">
            <w:pPr>
              <w:spacing w:line="240" w:lineRule="auto"/>
              <w:jc w:val="center"/>
              <w:rPr>
                <w:rFonts w:cs="Times New Roman"/>
                <w:sz w:val="16"/>
                <w:szCs w:val="16"/>
              </w:rPr>
            </w:pPr>
            <w:r w:rsidRPr="00037B5E">
              <w:rPr>
                <w:rFonts w:cs="Times New Roman"/>
                <w:sz w:val="16"/>
                <w:szCs w:val="16"/>
              </w:rPr>
              <w:t>Sites</w:t>
            </w:r>
          </w:p>
        </w:tc>
        <w:tc>
          <w:tcPr>
            <w:tcW w:w="3734" w:type="dxa"/>
            <w:gridSpan w:val="3"/>
            <w:vAlign w:val="center"/>
          </w:tcPr>
          <w:p w14:paraId="16CE1855" w14:textId="4824192D"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SRP</w:t>
            </w:r>
          </w:p>
        </w:tc>
        <w:tc>
          <w:tcPr>
            <w:tcW w:w="3281" w:type="dxa"/>
            <w:gridSpan w:val="3"/>
            <w:vAlign w:val="center"/>
          </w:tcPr>
          <w:p w14:paraId="4DC8AA1C" w14:textId="7D32C6E9" w:rsidR="00037B5E" w:rsidRPr="00037B5E" w:rsidRDefault="00037B5E" w:rsidP="00C43D60">
            <w:pPr>
              <w:spacing w:line="240" w:lineRule="auto"/>
              <w:jc w:val="center"/>
              <w:cnfStyle w:val="100000000000" w:firstRow="1"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TP</w:t>
            </w:r>
          </w:p>
        </w:tc>
      </w:tr>
      <w:tr w:rsidR="00037B5E" w:rsidRPr="00037B5E" w14:paraId="7DBBAC59" w14:textId="77777777" w:rsidTr="00C43D60">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216" w:type="dxa"/>
            <w:vMerge/>
            <w:vAlign w:val="center"/>
          </w:tcPr>
          <w:p w14:paraId="097D1394" w14:textId="769E268A" w:rsidR="00037B5E" w:rsidRPr="00037B5E" w:rsidRDefault="00037B5E" w:rsidP="00C43D60">
            <w:pPr>
              <w:spacing w:line="240" w:lineRule="auto"/>
              <w:jc w:val="center"/>
              <w:rPr>
                <w:rFonts w:cs="Times New Roman"/>
                <w:sz w:val="16"/>
                <w:szCs w:val="16"/>
              </w:rPr>
            </w:pPr>
          </w:p>
        </w:tc>
        <w:tc>
          <w:tcPr>
            <w:tcW w:w="1414" w:type="dxa"/>
            <w:vMerge w:val="restart"/>
            <w:vAlign w:val="center"/>
          </w:tcPr>
          <w:p w14:paraId="1E64D91A"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320" w:type="dxa"/>
            <w:gridSpan w:val="2"/>
            <w:vAlign w:val="center"/>
          </w:tcPr>
          <w:p w14:paraId="1DE98719"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c>
          <w:tcPr>
            <w:tcW w:w="1258" w:type="dxa"/>
            <w:vMerge w:val="restart"/>
            <w:vAlign w:val="center"/>
          </w:tcPr>
          <w:p w14:paraId="22F09CF4" w14:textId="77777777"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Percentage of annual FN trend</w:t>
            </w:r>
          </w:p>
        </w:tc>
        <w:tc>
          <w:tcPr>
            <w:tcW w:w="2023" w:type="dxa"/>
            <w:gridSpan w:val="2"/>
            <w:vAlign w:val="center"/>
          </w:tcPr>
          <w:p w14:paraId="474A0557" w14:textId="64F309EF"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sz w:val="16"/>
                <w:szCs w:val="16"/>
              </w:rPr>
              <w:t>FN flux trends</w:t>
            </w:r>
          </w:p>
        </w:tc>
      </w:tr>
      <w:tr w:rsidR="00037B5E" w:rsidRPr="00037B5E" w14:paraId="2733AD01"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Merge/>
            <w:vAlign w:val="center"/>
          </w:tcPr>
          <w:p w14:paraId="23CFD90E" w14:textId="0D4E191D" w:rsidR="00037B5E" w:rsidRPr="00037B5E" w:rsidRDefault="00037B5E" w:rsidP="00C43D60">
            <w:pPr>
              <w:spacing w:line="240" w:lineRule="auto"/>
              <w:jc w:val="center"/>
              <w:rPr>
                <w:rFonts w:cs="Times New Roman"/>
                <w:sz w:val="16"/>
                <w:szCs w:val="16"/>
              </w:rPr>
            </w:pPr>
          </w:p>
        </w:tc>
        <w:tc>
          <w:tcPr>
            <w:tcW w:w="1414" w:type="dxa"/>
            <w:vMerge/>
            <w:vAlign w:val="center"/>
          </w:tcPr>
          <w:p w14:paraId="77C6B856"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235" w:type="dxa"/>
            <w:vAlign w:val="center"/>
          </w:tcPr>
          <w:p w14:paraId="1D9ABBAC"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1085" w:type="dxa"/>
            <w:vAlign w:val="center"/>
          </w:tcPr>
          <w:p w14:paraId="541E75D9"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c>
          <w:tcPr>
            <w:tcW w:w="1258" w:type="dxa"/>
            <w:vMerge/>
            <w:vAlign w:val="center"/>
          </w:tcPr>
          <w:p w14:paraId="2F9BE0CC"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p>
        </w:tc>
        <w:tc>
          <w:tcPr>
            <w:tcW w:w="1011" w:type="dxa"/>
            <w:vAlign w:val="center"/>
          </w:tcPr>
          <w:p w14:paraId="0A0BB938"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2008-2022</w:t>
            </w:r>
          </w:p>
        </w:tc>
        <w:tc>
          <w:tcPr>
            <w:tcW w:w="1012" w:type="dxa"/>
            <w:vAlign w:val="center"/>
          </w:tcPr>
          <w:p w14:paraId="7ECD5B47" w14:textId="777777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2015-2022</w:t>
            </w:r>
          </w:p>
        </w:tc>
      </w:tr>
      <w:tr w:rsidR="00037B5E" w:rsidRPr="00037B5E" w14:paraId="7E4A1BA1"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0480BCBC"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BLA</w:t>
            </w:r>
          </w:p>
        </w:tc>
        <w:tc>
          <w:tcPr>
            <w:tcW w:w="1414" w:type="dxa"/>
            <w:vAlign w:val="center"/>
          </w:tcPr>
          <w:p w14:paraId="59D522B4" w14:textId="2D5C4BD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49</w:t>
            </w:r>
          </w:p>
        </w:tc>
        <w:tc>
          <w:tcPr>
            <w:tcW w:w="1235" w:type="dxa"/>
            <w:vAlign w:val="center"/>
          </w:tcPr>
          <w:p w14:paraId="60A14C40" w14:textId="42E369A2"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2.4</w:t>
            </w:r>
          </w:p>
        </w:tc>
        <w:tc>
          <w:tcPr>
            <w:tcW w:w="1085" w:type="dxa"/>
            <w:vAlign w:val="center"/>
          </w:tcPr>
          <w:p w14:paraId="26F70C91" w14:textId="2958398E"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258" w:type="dxa"/>
            <w:vAlign w:val="center"/>
          </w:tcPr>
          <w:p w14:paraId="6EA9DDEE" w14:textId="6BB91382"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color w:val="000000"/>
                <w:sz w:val="16"/>
                <w:szCs w:val="16"/>
              </w:rPr>
            </w:pPr>
            <w:r w:rsidRPr="00037B5E">
              <w:rPr>
                <w:rFonts w:cs="Times New Roman"/>
                <w:color w:val="000000"/>
                <w:sz w:val="16"/>
                <w:szCs w:val="16"/>
              </w:rPr>
              <w:t>56</w:t>
            </w:r>
          </w:p>
        </w:tc>
        <w:tc>
          <w:tcPr>
            <w:tcW w:w="1011" w:type="dxa"/>
            <w:vAlign w:val="center"/>
          </w:tcPr>
          <w:p w14:paraId="05B3E9B4" w14:textId="71D2BCA5"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1.1</w:t>
            </w:r>
          </w:p>
        </w:tc>
        <w:tc>
          <w:tcPr>
            <w:tcW w:w="1012" w:type="dxa"/>
            <w:vAlign w:val="center"/>
          </w:tcPr>
          <w:p w14:paraId="621943C7" w14:textId="3C9BF46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r>
      <w:tr w:rsidR="00037B5E" w:rsidRPr="00037B5E" w14:paraId="6AD2CF20"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7C12F6BB"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HON</w:t>
            </w:r>
          </w:p>
        </w:tc>
        <w:tc>
          <w:tcPr>
            <w:tcW w:w="1414" w:type="dxa"/>
            <w:vAlign w:val="center"/>
          </w:tcPr>
          <w:p w14:paraId="7E905EE3" w14:textId="7FC3C077"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47</w:t>
            </w:r>
          </w:p>
        </w:tc>
        <w:tc>
          <w:tcPr>
            <w:tcW w:w="1235" w:type="dxa"/>
            <w:vAlign w:val="center"/>
          </w:tcPr>
          <w:p w14:paraId="03952D85" w14:textId="38A4BDE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0.4</w:t>
            </w:r>
          </w:p>
        </w:tc>
        <w:tc>
          <w:tcPr>
            <w:tcW w:w="1085" w:type="dxa"/>
            <w:vAlign w:val="center"/>
          </w:tcPr>
          <w:p w14:paraId="0CFFEEF5" w14:textId="2316EF90"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-0.5</w:t>
            </w:r>
          </w:p>
        </w:tc>
        <w:tc>
          <w:tcPr>
            <w:tcW w:w="1258" w:type="dxa"/>
            <w:vAlign w:val="center"/>
          </w:tcPr>
          <w:p w14:paraId="517EE3DA" w14:textId="29EDC57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54</w:t>
            </w:r>
          </w:p>
        </w:tc>
        <w:tc>
          <w:tcPr>
            <w:tcW w:w="1011" w:type="dxa"/>
            <w:vAlign w:val="center"/>
          </w:tcPr>
          <w:p w14:paraId="0BF7FA8A" w14:textId="45FB49E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012" w:type="dxa"/>
            <w:vAlign w:val="center"/>
          </w:tcPr>
          <w:p w14:paraId="43533987" w14:textId="544F6894"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r>
      <w:tr w:rsidR="00037B5E" w:rsidRPr="00037B5E" w14:paraId="3137919C"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3460EBB9"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MAU</w:t>
            </w:r>
          </w:p>
        </w:tc>
        <w:tc>
          <w:tcPr>
            <w:tcW w:w="1414" w:type="dxa"/>
            <w:vAlign w:val="center"/>
          </w:tcPr>
          <w:p w14:paraId="053FDDAB" w14:textId="5CA1711B"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52</w:t>
            </w:r>
          </w:p>
        </w:tc>
        <w:tc>
          <w:tcPr>
            <w:tcW w:w="1235" w:type="dxa"/>
            <w:vAlign w:val="center"/>
          </w:tcPr>
          <w:p w14:paraId="7E27AB34" w14:textId="41F11F3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85" w:type="dxa"/>
            <w:vAlign w:val="center"/>
          </w:tcPr>
          <w:p w14:paraId="52DFF209" w14:textId="52D8362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w:t>
            </w:r>
            <w:r w:rsidR="00C43D60">
              <w:rPr>
                <w:rFonts w:cs="Times New Roman"/>
                <w:color w:val="000000"/>
                <w:sz w:val="16"/>
                <w:szCs w:val="16"/>
              </w:rPr>
              <w:t>.0</w:t>
            </w:r>
          </w:p>
        </w:tc>
        <w:tc>
          <w:tcPr>
            <w:tcW w:w="1258" w:type="dxa"/>
            <w:vAlign w:val="center"/>
          </w:tcPr>
          <w:p w14:paraId="74551EC1" w14:textId="6957BDD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57</w:t>
            </w:r>
          </w:p>
        </w:tc>
        <w:tc>
          <w:tcPr>
            <w:tcW w:w="1011" w:type="dxa"/>
            <w:vAlign w:val="center"/>
          </w:tcPr>
          <w:p w14:paraId="0089CA01" w14:textId="056BD60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12" w:type="dxa"/>
            <w:vAlign w:val="center"/>
          </w:tcPr>
          <w:p w14:paraId="41172D74" w14:textId="14FF73D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r>
      <w:tr w:rsidR="00037B5E" w:rsidRPr="00037B5E" w14:paraId="0C03127D"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3BD9E424"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POR</w:t>
            </w:r>
          </w:p>
        </w:tc>
        <w:tc>
          <w:tcPr>
            <w:tcW w:w="1414" w:type="dxa"/>
            <w:vAlign w:val="center"/>
          </w:tcPr>
          <w:p w14:paraId="31120415" w14:textId="5E2E938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49</w:t>
            </w:r>
          </w:p>
        </w:tc>
        <w:tc>
          <w:tcPr>
            <w:tcW w:w="1235" w:type="dxa"/>
            <w:vAlign w:val="center"/>
          </w:tcPr>
          <w:p w14:paraId="1B336CA7" w14:textId="75DA1F06"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1.6</w:t>
            </w:r>
          </w:p>
        </w:tc>
        <w:tc>
          <w:tcPr>
            <w:tcW w:w="1085" w:type="dxa"/>
            <w:vAlign w:val="center"/>
          </w:tcPr>
          <w:p w14:paraId="1EDC0009" w14:textId="4BE50D82"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c>
          <w:tcPr>
            <w:tcW w:w="1258" w:type="dxa"/>
            <w:vAlign w:val="center"/>
          </w:tcPr>
          <w:p w14:paraId="78FA2A0A" w14:textId="1952E4FE"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54</w:t>
            </w:r>
          </w:p>
        </w:tc>
        <w:tc>
          <w:tcPr>
            <w:tcW w:w="1011" w:type="dxa"/>
            <w:vAlign w:val="center"/>
          </w:tcPr>
          <w:p w14:paraId="302BBA7E" w14:textId="270C8F2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1.8</w:t>
            </w:r>
          </w:p>
        </w:tc>
        <w:tc>
          <w:tcPr>
            <w:tcW w:w="1012" w:type="dxa"/>
            <w:vAlign w:val="center"/>
          </w:tcPr>
          <w:p w14:paraId="189E4D2A" w14:textId="27DD531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2.3</w:t>
            </w:r>
          </w:p>
        </w:tc>
      </w:tr>
      <w:tr w:rsidR="00037B5E" w:rsidRPr="00037B5E" w14:paraId="723CCDC6"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6CE8EACC"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RAI</w:t>
            </w:r>
          </w:p>
        </w:tc>
        <w:tc>
          <w:tcPr>
            <w:tcW w:w="1414" w:type="dxa"/>
            <w:vAlign w:val="center"/>
          </w:tcPr>
          <w:p w14:paraId="3E848673" w14:textId="4A04CC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51</w:t>
            </w:r>
          </w:p>
        </w:tc>
        <w:tc>
          <w:tcPr>
            <w:tcW w:w="1235" w:type="dxa"/>
            <w:vAlign w:val="center"/>
          </w:tcPr>
          <w:p w14:paraId="7D26CACE" w14:textId="2D441676"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085" w:type="dxa"/>
            <w:vAlign w:val="center"/>
          </w:tcPr>
          <w:p w14:paraId="543F49A7" w14:textId="281E655D"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258" w:type="dxa"/>
            <w:vAlign w:val="center"/>
          </w:tcPr>
          <w:p w14:paraId="1AF97F96" w14:textId="43546B4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57</w:t>
            </w:r>
          </w:p>
        </w:tc>
        <w:tc>
          <w:tcPr>
            <w:tcW w:w="1011" w:type="dxa"/>
            <w:vAlign w:val="center"/>
          </w:tcPr>
          <w:p w14:paraId="70A050E4" w14:textId="70C882F9"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4.1</w:t>
            </w:r>
          </w:p>
        </w:tc>
        <w:tc>
          <w:tcPr>
            <w:tcW w:w="1012" w:type="dxa"/>
            <w:vAlign w:val="center"/>
          </w:tcPr>
          <w:p w14:paraId="514C2BE5" w14:textId="5755757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3.3</w:t>
            </w:r>
          </w:p>
        </w:tc>
      </w:tr>
      <w:tr w:rsidR="00037B5E" w:rsidRPr="00037B5E" w14:paraId="07A9755A"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vAlign w:val="center"/>
          </w:tcPr>
          <w:p w14:paraId="21AF201D"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SAN</w:t>
            </w:r>
          </w:p>
        </w:tc>
        <w:tc>
          <w:tcPr>
            <w:tcW w:w="1414" w:type="dxa"/>
            <w:vAlign w:val="center"/>
          </w:tcPr>
          <w:p w14:paraId="566FC3B0" w14:textId="007844AD"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48</w:t>
            </w:r>
          </w:p>
        </w:tc>
        <w:tc>
          <w:tcPr>
            <w:tcW w:w="1235" w:type="dxa"/>
            <w:vAlign w:val="center"/>
          </w:tcPr>
          <w:p w14:paraId="18B317E6" w14:textId="312378FA"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085" w:type="dxa"/>
            <w:vAlign w:val="center"/>
          </w:tcPr>
          <w:p w14:paraId="29A887AE" w14:textId="38E4E0A5"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1.5</w:t>
            </w:r>
          </w:p>
        </w:tc>
        <w:tc>
          <w:tcPr>
            <w:tcW w:w="1258" w:type="dxa"/>
            <w:vAlign w:val="center"/>
          </w:tcPr>
          <w:p w14:paraId="4169EFBC" w14:textId="133685E8"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55</w:t>
            </w:r>
          </w:p>
        </w:tc>
        <w:tc>
          <w:tcPr>
            <w:tcW w:w="1011" w:type="dxa"/>
            <w:vAlign w:val="center"/>
          </w:tcPr>
          <w:p w14:paraId="181ECAC1" w14:textId="0487CBAB"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1.9</w:t>
            </w:r>
          </w:p>
        </w:tc>
        <w:tc>
          <w:tcPr>
            <w:tcW w:w="1012" w:type="dxa"/>
            <w:vAlign w:val="center"/>
          </w:tcPr>
          <w:p w14:paraId="7054FE37" w14:textId="689D218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3.7</w:t>
            </w:r>
          </w:p>
        </w:tc>
      </w:tr>
      <w:tr w:rsidR="00037B5E" w:rsidRPr="00037B5E" w14:paraId="549A893B" w14:textId="77777777" w:rsidTr="00C43D60">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1216" w:type="dxa"/>
            <w:tcBorders>
              <w:bottom w:val="single" w:sz="4" w:space="0" w:color="auto"/>
            </w:tcBorders>
            <w:vAlign w:val="center"/>
          </w:tcPr>
          <w:p w14:paraId="0B07AA6E"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TIF</w:t>
            </w:r>
          </w:p>
        </w:tc>
        <w:tc>
          <w:tcPr>
            <w:tcW w:w="1414" w:type="dxa"/>
            <w:tcBorders>
              <w:bottom w:val="single" w:sz="4" w:space="0" w:color="auto"/>
            </w:tcBorders>
            <w:vAlign w:val="center"/>
          </w:tcPr>
          <w:p w14:paraId="4022024C" w14:textId="563F53FF"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51</w:t>
            </w:r>
          </w:p>
        </w:tc>
        <w:tc>
          <w:tcPr>
            <w:tcW w:w="1235" w:type="dxa"/>
            <w:tcBorders>
              <w:bottom w:val="single" w:sz="4" w:space="0" w:color="auto"/>
            </w:tcBorders>
            <w:vAlign w:val="center"/>
          </w:tcPr>
          <w:p w14:paraId="73BEEA42" w14:textId="3F8ADAE8"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-0.7</w:t>
            </w:r>
          </w:p>
        </w:tc>
        <w:tc>
          <w:tcPr>
            <w:tcW w:w="1085" w:type="dxa"/>
            <w:tcBorders>
              <w:bottom w:val="single" w:sz="4" w:space="0" w:color="auto"/>
            </w:tcBorders>
            <w:vAlign w:val="center"/>
          </w:tcPr>
          <w:p w14:paraId="7E2DDF35" w14:textId="4CFCBC4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-2.2</w:t>
            </w:r>
          </w:p>
        </w:tc>
        <w:tc>
          <w:tcPr>
            <w:tcW w:w="1258" w:type="dxa"/>
            <w:tcBorders>
              <w:bottom w:val="single" w:sz="4" w:space="0" w:color="auto"/>
            </w:tcBorders>
            <w:vAlign w:val="center"/>
          </w:tcPr>
          <w:p w14:paraId="40D8F08F" w14:textId="15887523"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58</w:t>
            </w:r>
          </w:p>
        </w:tc>
        <w:tc>
          <w:tcPr>
            <w:tcW w:w="1011" w:type="dxa"/>
            <w:tcBorders>
              <w:bottom w:val="single" w:sz="4" w:space="0" w:color="auto"/>
            </w:tcBorders>
            <w:vAlign w:val="center"/>
          </w:tcPr>
          <w:p w14:paraId="5D9184F9" w14:textId="6F1B4F84"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1.7</w:t>
            </w:r>
          </w:p>
        </w:tc>
        <w:tc>
          <w:tcPr>
            <w:tcW w:w="1012" w:type="dxa"/>
            <w:tcBorders>
              <w:bottom w:val="single" w:sz="4" w:space="0" w:color="auto"/>
            </w:tcBorders>
            <w:vAlign w:val="center"/>
          </w:tcPr>
          <w:p w14:paraId="32A73B4B" w14:textId="05C66C40" w:rsidR="00037B5E" w:rsidRPr="00037B5E" w:rsidRDefault="00037B5E" w:rsidP="00C43D60">
            <w:pPr>
              <w:spacing w:line="240" w:lineRule="auto"/>
              <w:jc w:val="center"/>
              <w:cnfStyle w:val="000000100000" w:firstRow="0" w:lastRow="0" w:firstColumn="0" w:lastColumn="0" w:oddVBand="0" w:evenVBand="0" w:oddHBand="1" w:evenHBand="0" w:firstRowFirstColumn="0" w:firstRowLastColumn="0" w:lastRowFirstColumn="0" w:lastRowLastColumn="0"/>
              <w:rPr>
                <w:rFonts w:cs="Times New Roman"/>
                <w:sz w:val="16"/>
                <w:szCs w:val="16"/>
              </w:rPr>
            </w:pPr>
            <w:r w:rsidRPr="00037B5E">
              <w:rPr>
                <w:rFonts w:cs="Times New Roman"/>
                <w:color w:val="000000"/>
                <w:sz w:val="16"/>
                <w:szCs w:val="16"/>
              </w:rPr>
              <w:t>1.2</w:t>
            </w:r>
          </w:p>
        </w:tc>
      </w:tr>
      <w:tr w:rsidR="00037B5E" w:rsidRPr="00037B5E" w14:paraId="4B3F5BC5" w14:textId="77777777" w:rsidTr="00C43D60">
        <w:trPr>
          <w:trHeight w:val="257"/>
          <w:jc w:val="center"/>
        </w:trPr>
        <w:tc>
          <w:tcPr>
            <w:cnfStyle w:val="001000000000" w:firstRow="0" w:lastRow="0" w:firstColumn="1" w:lastColumn="0" w:oddVBand="0" w:evenVBand="0" w:oddHBand="0" w:evenHBand="0" w:firstRowFirstColumn="0" w:firstRowLastColumn="0" w:lastRowFirstColumn="0" w:lastRowLastColumn="0"/>
            <w:tcW w:w="1216" w:type="dxa"/>
            <w:tcBorders>
              <w:top w:val="single" w:sz="4" w:space="0" w:color="auto"/>
              <w:bottom w:val="single" w:sz="4" w:space="0" w:color="7F7F7F" w:themeColor="text1" w:themeTint="80"/>
            </w:tcBorders>
            <w:vAlign w:val="center"/>
          </w:tcPr>
          <w:p w14:paraId="478F863B" w14:textId="77777777" w:rsidR="00037B5E" w:rsidRPr="00037B5E" w:rsidRDefault="00037B5E" w:rsidP="00C43D60">
            <w:pPr>
              <w:spacing w:line="240" w:lineRule="auto"/>
              <w:jc w:val="center"/>
              <w:rPr>
                <w:rFonts w:cs="Times New Roman"/>
                <w:sz w:val="16"/>
                <w:szCs w:val="16"/>
              </w:rPr>
            </w:pPr>
            <w:r w:rsidRPr="00037B5E">
              <w:rPr>
                <w:rFonts w:cs="Times New Roman"/>
                <w:sz w:val="16"/>
                <w:szCs w:val="16"/>
              </w:rPr>
              <w:t>Average</w:t>
            </w:r>
          </w:p>
        </w:tc>
        <w:tc>
          <w:tcPr>
            <w:tcW w:w="1414" w:type="dxa"/>
            <w:tcBorders>
              <w:top w:val="single" w:sz="4" w:space="0" w:color="auto"/>
              <w:bottom w:val="single" w:sz="4" w:space="0" w:color="7F7F7F" w:themeColor="text1" w:themeTint="80"/>
            </w:tcBorders>
            <w:vAlign w:val="center"/>
          </w:tcPr>
          <w:p w14:paraId="681D718E" w14:textId="1F7EA90A"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50</w:t>
            </w:r>
          </w:p>
        </w:tc>
        <w:tc>
          <w:tcPr>
            <w:tcW w:w="1235" w:type="dxa"/>
            <w:tcBorders>
              <w:top w:val="single" w:sz="4" w:space="0" w:color="auto"/>
              <w:bottom w:val="single" w:sz="4" w:space="0" w:color="7F7F7F" w:themeColor="text1" w:themeTint="80"/>
            </w:tcBorders>
            <w:vAlign w:val="center"/>
          </w:tcPr>
          <w:p w14:paraId="4C9A328C" w14:textId="1E937578"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0.9</w:t>
            </w:r>
          </w:p>
        </w:tc>
        <w:tc>
          <w:tcPr>
            <w:tcW w:w="1085" w:type="dxa"/>
            <w:tcBorders>
              <w:top w:val="single" w:sz="4" w:space="0" w:color="auto"/>
              <w:bottom w:val="single" w:sz="4" w:space="0" w:color="7F7F7F" w:themeColor="text1" w:themeTint="80"/>
            </w:tcBorders>
            <w:vAlign w:val="center"/>
          </w:tcPr>
          <w:p w14:paraId="5291F628" w14:textId="1A0E3E9C"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color w:val="000000"/>
                <w:sz w:val="16"/>
                <w:szCs w:val="16"/>
              </w:rPr>
              <w:t>0.0</w:t>
            </w:r>
          </w:p>
        </w:tc>
        <w:tc>
          <w:tcPr>
            <w:tcW w:w="1258" w:type="dxa"/>
            <w:tcBorders>
              <w:top w:val="single" w:sz="4" w:space="0" w:color="auto"/>
              <w:bottom w:val="single" w:sz="4" w:space="0" w:color="7F7F7F" w:themeColor="text1" w:themeTint="80"/>
            </w:tcBorders>
            <w:vAlign w:val="center"/>
          </w:tcPr>
          <w:p w14:paraId="449D3971" w14:textId="5F1FFA8D" w:rsidR="00037B5E" w:rsidRPr="00037B5E" w:rsidRDefault="00C43D60"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Pr>
                <w:rFonts w:cs="Times New Roman"/>
                <w:sz w:val="16"/>
                <w:szCs w:val="16"/>
              </w:rPr>
              <w:t>56</w:t>
            </w:r>
          </w:p>
        </w:tc>
        <w:tc>
          <w:tcPr>
            <w:tcW w:w="1011" w:type="dxa"/>
            <w:tcBorders>
              <w:top w:val="single" w:sz="4" w:space="0" w:color="auto"/>
              <w:bottom w:val="single" w:sz="4" w:space="0" w:color="7F7F7F" w:themeColor="text1" w:themeTint="80"/>
            </w:tcBorders>
            <w:vAlign w:val="center"/>
          </w:tcPr>
          <w:p w14:paraId="5EB186E1" w14:textId="6D66F1B2"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1.8</w:t>
            </w:r>
          </w:p>
        </w:tc>
        <w:tc>
          <w:tcPr>
            <w:tcW w:w="1012" w:type="dxa"/>
            <w:tcBorders>
              <w:top w:val="single" w:sz="4" w:space="0" w:color="auto"/>
              <w:bottom w:val="single" w:sz="4" w:space="0" w:color="7F7F7F" w:themeColor="text1" w:themeTint="80"/>
            </w:tcBorders>
            <w:vAlign w:val="center"/>
          </w:tcPr>
          <w:p w14:paraId="5B9055FB" w14:textId="7CE100F1" w:rsidR="00037B5E" w:rsidRPr="00037B5E" w:rsidRDefault="00037B5E" w:rsidP="00C43D60">
            <w:pPr>
              <w:spacing w:line="240" w:lineRule="auto"/>
              <w:jc w:val="center"/>
              <w:cnfStyle w:val="000000000000" w:firstRow="0" w:lastRow="0" w:firstColumn="0" w:lastColumn="0" w:oddVBand="0" w:evenVBand="0" w:oddHBand="0" w:evenHBand="0" w:firstRowFirstColumn="0" w:firstRowLastColumn="0" w:lastRowFirstColumn="0" w:lastRowLastColumn="0"/>
              <w:rPr>
                <w:rFonts w:cs="Times New Roman"/>
                <w:sz w:val="16"/>
                <w:szCs w:val="16"/>
              </w:rPr>
            </w:pPr>
            <w:r w:rsidRPr="00037B5E">
              <w:rPr>
                <w:rFonts w:cs="Times New Roman"/>
                <w:sz w:val="16"/>
                <w:szCs w:val="16"/>
              </w:rPr>
              <w:t>2.4</w:t>
            </w:r>
          </w:p>
        </w:tc>
      </w:tr>
    </w:tbl>
    <w:p w14:paraId="499E67E7" w14:textId="072189AF" w:rsidR="00037B5E" w:rsidRDefault="00037B5E" w:rsidP="00552A1A"/>
    <w:p w14:paraId="5410B4EB" w14:textId="609D10F3" w:rsidR="00037B5E" w:rsidRPr="005642F2" w:rsidRDefault="00037B5E" w:rsidP="00037B5E">
      <w:pPr>
        <w:pStyle w:val="Heading3"/>
      </w:pPr>
      <w:r w:rsidRPr="005642F2">
        <w:t>Summer</w:t>
      </w:r>
      <w:r w:rsidR="0086141C" w:rsidRPr="005642F2">
        <w:t>/Fall</w:t>
      </w:r>
      <w:r w:rsidRPr="005642F2">
        <w:t xml:space="preserve"> </w:t>
      </w:r>
      <w:r w:rsidR="00A3285A" w:rsidRPr="005642F2">
        <w:t>(Aug-</w:t>
      </w:r>
      <w:r w:rsidR="0086141C" w:rsidRPr="005642F2">
        <w:t>Nov</w:t>
      </w:r>
      <w:r w:rsidR="00A3285A" w:rsidRPr="005642F2">
        <w:t>) P dynamics in WLEB streams and rivers</w:t>
      </w:r>
    </w:p>
    <w:p w14:paraId="5162D3F9" w14:textId="77777777" w:rsidR="00AF524C" w:rsidRDefault="005642F2" w:rsidP="00ED74D5">
      <w:pPr>
        <w:ind w:firstLine="720"/>
      </w:pPr>
      <w:r>
        <w:t xml:space="preserve">The P fluxes released during the </w:t>
      </w:r>
      <w:r w:rsidR="00AF524C">
        <w:t>summer season ranged from</w:t>
      </w:r>
      <w:r>
        <w:t xml:space="preserve"> </w:t>
      </w:r>
      <w:r w:rsidR="00AF524C">
        <w:t>2 to 6</w:t>
      </w:r>
      <w:r>
        <w:t xml:space="preserve">% of the annual SRP FN flux and </w:t>
      </w:r>
      <w:r w:rsidR="00AF524C">
        <w:t>1</w:t>
      </w:r>
      <w:r>
        <w:t xml:space="preserve"> to </w:t>
      </w:r>
      <w:r w:rsidR="00AF524C">
        <w:t>3</w:t>
      </w:r>
      <w:r>
        <w:t xml:space="preserve">% of the annual TP flux (Table </w:t>
      </w:r>
      <w:r w:rsidR="00AF524C">
        <w:t>7</w:t>
      </w:r>
      <w:r>
        <w:t>).</w:t>
      </w:r>
      <w:r w:rsidR="00AF524C">
        <w:t xml:space="preserve"> Thus, the summer season encompasses the lowest P delivery from the WLEB.</w:t>
      </w:r>
      <w:r>
        <w:t xml:space="preserve"> From 2008-2022, trends in FN flux were upward </w:t>
      </w:r>
      <w:r w:rsidR="00AF524C">
        <w:t>at</w:t>
      </w:r>
      <w:r>
        <w:t xml:space="preserve"> every site </w:t>
      </w:r>
      <w:r>
        <w:lastRenderedPageBreak/>
        <w:t>for both SRP and TP</w:t>
      </w:r>
      <w:r w:rsidR="00AF524C">
        <w:t xml:space="preserve">. Furthermore, the percent changes during the summer season had the greatest magnitude of </w:t>
      </w:r>
    </w:p>
    <w:p w14:paraId="6578BC36" w14:textId="56493428" w:rsidR="00C43D60" w:rsidRPr="00C43D60" w:rsidRDefault="005642F2" w:rsidP="00ED74D5">
      <w:pPr>
        <w:ind w:firstLine="720"/>
      </w:pPr>
      <w:r>
        <w:t>Upward trends were slightly greater for TP than SRP (Table 4). Relative to the whole period, fall SRP FN flux upwards trends in recent years (from 2015-2022) have either weakened or become downward trends at all sites except for Sandusky. This widespread weakening of upward trends or even switches to downward trends indicates that current management practices may be reducing SRP losses during the fall seasons. However, this is not the case for fall TP FN fluxes, where three of the sites showed increasing upward trends, one site saw no difference in its upward trend, and only three sites showed weakening upward trends or switches to downward trends. These trends indicate that fall TP losses have been increasing in the basin.</w:t>
      </w:r>
    </w:p>
    <w:p w14:paraId="5B888251" w14:textId="71AC5C61" w:rsidR="00C43D60" w:rsidRPr="00C43D60" w:rsidRDefault="00C43D60" w:rsidP="00C43D60">
      <w:pPr>
        <w:pStyle w:val="Caption"/>
      </w:pPr>
      <w:r>
        <w:t xml:space="preserve">Table </w:t>
      </w:r>
      <w:r w:rsidR="00B9561A">
        <w:t>9</w:t>
      </w:r>
      <w:r>
        <w:t>: Overview of SRP and TP FN fluxes during the summer season. The summer season lasted from 1 Aug through 30 Sep. FN flux trends are reported as the rate of percent change (%) over the period of interest. The percentage of annual FN Flux is the mean percentage of the FN flux released during the summer season from 2008-2022.</w:t>
      </w:r>
    </w:p>
    <w:tbl>
      <w:tblPr>
        <w:tblStyle w:val="TableGrid"/>
        <w:tblW w:w="0" w:type="auto"/>
        <w:tblLook w:val="04A0" w:firstRow="1" w:lastRow="0" w:firstColumn="1" w:lastColumn="0" w:noHBand="0" w:noVBand="1"/>
      </w:tblPr>
      <w:tblGrid>
        <w:gridCol w:w="1341"/>
        <w:gridCol w:w="1559"/>
        <w:gridCol w:w="1361"/>
        <w:gridCol w:w="1350"/>
        <w:gridCol w:w="1231"/>
        <w:gridCol w:w="1115"/>
        <w:gridCol w:w="1115"/>
      </w:tblGrid>
      <w:tr w:rsidR="00037B5E" w:rsidRPr="00A3285A" w14:paraId="5798D39C" w14:textId="77777777" w:rsidTr="00A3285A">
        <w:trPr>
          <w:trHeight w:val="236"/>
        </w:trPr>
        <w:tc>
          <w:tcPr>
            <w:tcW w:w="1341" w:type="dxa"/>
            <w:vMerge w:val="restart"/>
          </w:tcPr>
          <w:p w14:paraId="1FF96E8B"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Sites</w:t>
            </w:r>
          </w:p>
        </w:tc>
        <w:tc>
          <w:tcPr>
            <w:tcW w:w="4270" w:type="dxa"/>
            <w:gridSpan w:val="3"/>
          </w:tcPr>
          <w:p w14:paraId="3F1295CD"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SRP</w:t>
            </w:r>
          </w:p>
        </w:tc>
        <w:tc>
          <w:tcPr>
            <w:tcW w:w="3461" w:type="dxa"/>
            <w:gridSpan w:val="3"/>
          </w:tcPr>
          <w:p w14:paraId="4709A201"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TP</w:t>
            </w:r>
          </w:p>
        </w:tc>
      </w:tr>
      <w:tr w:rsidR="00037B5E" w:rsidRPr="00A3285A" w14:paraId="68EC89BB" w14:textId="77777777" w:rsidTr="00A3285A">
        <w:trPr>
          <w:trHeight w:val="460"/>
        </w:trPr>
        <w:tc>
          <w:tcPr>
            <w:tcW w:w="1341" w:type="dxa"/>
            <w:vMerge/>
          </w:tcPr>
          <w:p w14:paraId="1CFAD9F2" w14:textId="77777777" w:rsidR="00037B5E" w:rsidRPr="00A3285A" w:rsidRDefault="00037B5E" w:rsidP="00A3285A">
            <w:pPr>
              <w:spacing w:line="240" w:lineRule="auto"/>
              <w:jc w:val="center"/>
              <w:rPr>
                <w:rFonts w:cs="Times New Roman"/>
                <w:sz w:val="16"/>
                <w:szCs w:val="16"/>
              </w:rPr>
            </w:pPr>
          </w:p>
        </w:tc>
        <w:tc>
          <w:tcPr>
            <w:tcW w:w="1559" w:type="dxa"/>
            <w:vMerge w:val="restart"/>
          </w:tcPr>
          <w:p w14:paraId="5E87DD52"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Percentage of annual FN trend</w:t>
            </w:r>
          </w:p>
        </w:tc>
        <w:tc>
          <w:tcPr>
            <w:tcW w:w="2711" w:type="dxa"/>
            <w:gridSpan w:val="2"/>
          </w:tcPr>
          <w:p w14:paraId="1D428CC6"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FN flux trends</w:t>
            </w:r>
          </w:p>
        </w:tc>
        <w:tc>
          <w:tcPr>
            <w:tcW w:w="1231" w:type="dxa"/>
            <w:vMerge w:val="restart"/>
          </w:tcPr>
          <w:p w14:paraId="1D1F56AF"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Percentage of annual FN trend</w:t>
            </w:r>
          </w:p>
        </w:tc>
        <w:tc>
          <w:tcPr>
            <w:tcW w:w="2230" w:type="dxa"/>
            <w:gridSpan w:val="2"/>
          </w:tcPr>
          <w:p w14:paraId="564D2761"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FN flux trends</w:t>
            </w:r>
          </w:p>
        </w:tc>
      </w:tr>
      <w:tr w:rsidR="00037B5E" w:rsidRPr="00A3285A" w14:paraId="51E53F01" w14:textId="77777777" w:rsidTr="00A3285A">
        <w:trPr>
          <w:trHeight w:val="222"/>
        </w:trPr>
        <w:tc>
          <w:tcPr>
            <w:tcW w:w="1341" w:type="dxa"/>
            <w:vMerge/>
          </w:tcPr>
          <w:p w14:paraId="556CAE70" w14:textId="77777777" w:rsidR="00037B5E" w:rsidRPr="00A3285A" w:rsidRDefault="00037B5E" w:rsidP="00A3285A">
            <w:pPr>
              <w:spacing w:line="240" w:lineRule="auto"/>
              <w:jc w:val="center"/>
              <w:rPr>
                <w:rFonts w:cs="Times New Roman"/>
                <w:sz w:val="16"/>
                <w:szCs w:val="16"/>
              </w:rPr>
            </w:pPr>
          </w:p>
        </w:tc>
        <w:tc>
          <w:tcPr>
            <w:tcW w:w="1559" w:type="dxa"/>
            <w:vMerge/>
          </w:tcPr>
          <w:p w14:paraId="456CE0EB" w14:textId="77777777" w:rsidR="00037B5E" w:rsidRPr="00A3285A" w:rsidRDefault="00037B5E" w:rsidP="00A3285A">
            <w:pPr>
              <w:spacing w:line="240" w:lineRule="auto"/>
              <w:jc w:val="center"/>
              <w:rPr>
                <w:rFonts w:cs="Times New Roman"/>
                <w:sz w:val="16"/>
                <w:szCs w:val="16"/>
              </w:rPr>
            </w:pPr>
          </w:p>
        </w:tc>
        <w:tc>
          <w:tcPr>
            <w:tcW w:w="1361" w:type="dxa"/>
          </w:tcPr>
          <w:p w14:paraId="7CFD763A"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2008-2022</w:t>
            </w:r>
          </w:p>
        </w:tc>
        <w:tc>
          <w:tcPr>
            <w:tcW w:w="1350" w:type="dxa"/>
          </w:tcPr>
          <w:p w14:paraId="22AD8DA0"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2015-2022</w:t>
            </w:r>
          </w:p>
        </w:tc>
        <w:tc>
          <w:tcPr>
            <w:tcW w:w="1231" w:type="dxa"/>
            <w:vMerge/>
          </w:tcPr>
          <w:p w14:paraId="771F0505" w14:textId="77777777" w:rsidR="00037B5E" w:rsidRPr="00A3285A" w:rsidRDefault="00037B5E" w:rsidP="00A3285A">
            <w:pPr>
              <w:spacing w:line="240" w:lineRule="auto"/>
              <w:jc w:val="center"/>
              <w:rPr>
                <w:rFonts w:cs="Times New Roman"/>
                <w:sz w:val="16"/>
                <w:szCs w:val="16"/>
              </w:rPr>
            </w:pPr>
          </w:p>
        </w:tc>
        <w:tc>
          <w:tcPr>
            <w:tcW w:w="1115" w:type="dxa"/>
          </w:tcPr>
          <w:p w14:paraId="7C107F1C"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2008-2022</w:t>
            </w:r>
          </w:p>
        </w:tc>
        <w:tc>
          <w:tcPr>
            <w:tcW w:w="1115" w:type="dxa"/>
          </w:tcPr>
          <w:p w14:paraId="1FE93D66"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2015-2022</w:t>
            </w:r>
          </w:p>
        </w:tc>
      </w:tr>
      <w:tr w:rsidR="00037B5E" w:rsidRPr="00A3285A" w14:paraId="267B5238" w14:textId="77777777" w:rsidTr="00A3285A">
        <w:trPr>
          <w:trHeight w:val="236"/>
        </w:trPr>
        <w:tc>
          <w:tcPr>
            <w:tcW w:w="1341" w:type="dxa"/>
          </w:tcPr>
          <w:p w14:paraId="62AEF81B" w14:textId="77777777" w:rsidR="00037B5E" w:rsidRPr="00A3285A" w:rsidRDefault="00037B5E" w:rsidP="00A3285A">
            <w:pPr>
              <w:spacing w:line="240" w:lineRule="auto"/>
              <w:jc w:val="center"/>
              <w:rPr>
                <w:rFonts w:cs="Times New Roman"/>
                <w:sz w:val="16"/>
                <w:szCs w:val="16"/>
              </w:rPr>
            </w:pPr>
            <w:r w:rsidRPr="00A3285A">
              <w:rPr>
                <w:rFonts w:cs="Times New Roman"/>
                <w:sz w:val="16"/>
                <w:szCs w:val="16"/>
              </w:rPr>
              <w:t>BLA</w:t>
            </w:r>
          </w:p>
        </w:tc>
        <w:tc>
          <w:tcPr>
            <w:tcW w:w="1559" w:type="dxa"/>
          </w:tcPr>
          <w:p w14:paraId="6D710F7A" w14:textId="04A51CA8" w:rsidR="00037B5E" w:rsidRPr="00A3285A" w:rsidRDefault="00A3285A" w:rsidP="00A3285A">
            <w:pPr>
              <w:spacing w:line="240" w:lineRule="auto"/>
              <w:jc w:val="center"/>
              <w:rPr>
                <w:rFonts w:cs="Times New Roman"/>
                <w:color w:val="000000"/>
                <w:sz w:val="16"/>
                <w:szCs w:val="16"/>
              </w:rPr>
            </w:pPr>
            <w:r w:rsidRPr="00A3285A">
              <w:rPr>
                <w:rFonts w:cs="Times New Roman"/>
                <w:color w:val="000000"/>
                <w:sz w:val="16"/>
                <w:szCs w:val="16"/>
              </w:rPr>
              <w:t>6</w:t>
            </w:r>
          </w:p>
        </w:tc>
        <w:tc>
          <w:tcPr>
            <w:tcW w:w="1361" w:type="dxa"/>
          </w:tcPr>
          <w:p w14:paraId="256BBC33" w14:textId="13333046"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4</w:t>
            </w:r>
          </w:p>
        </w:tc>
        <w:tc>
          <w:tcPr>
            <w:tcW w:w="1350" w:type="dxa"/>
          </w:tcPr>
          <w:p w14:paraId="311FB430" w14:textId="11D85065"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1.8</w:t>
            </w:r>
          </w:p>
        </w:tc>
        <w:tc>
          <w:tcPr>
            <w:tcW w:w="1231" w:type="dxa"/>
          </w:tcPr>
          <w:p w14:paraId="2850701A" w14:textId="6E1A80BC" w:rsidR="00037B5E" w:rsidRPr="00A3285A" w:rsidRDefault="00037B5E" w:rsidP="00A3285A">
            <w:pPr>
              <w:spacing w:line="240" w:lineRule="auto"/>
              <w:jc w:val="center"/>
              <w:rPr>
                <w:rFonts w:cs="Times New Roman"/>
                <w:color w:val="000000"/>
                <w:sz w:val="16"/>
                <w:szCs w:val="16"/>
              </w:rPr>
            </w:pPr>
            <w:r w:rsidRPr="00A3285A">
              <w:rPr>
                <w:rFonts w:cs="Times New Roman"/>
                <w:color w:val="000000"/>
                <w:sz w:val="16"/>
                <w:szCs w:val="16"/>
              </w:rPr>
              <w:t>3</w:t>
            </w:r>
          </w:p>
        </w:tc>
        <w:tc>
          <w:tcPr>
            <w:tcW w:w="1115" w:type="dxa"/>
          </w:tcPr>
          <w:p w14:paraId="30E9670B" w14:textId="2445EBF3"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2.8</w:t>
            </w:r>
          </w:p>
        </w:tc>
        <w:tc>
          <w:tcPr>
            <w:tcW w:w="1115" w:type="dxa"/>
          </w:tcPr>
          <w:p w14:paraId="0522E36C" w14:textId="390C37BD" w:rsidR="00037B5E" w:rsidRPr="00A3285A" w:rsidRDefault="00037B5E" w:rsidP="00A3285A">
            <w:pPr>
              <w:spacing w:line="240" w:lineRule="auto"/>
              <w:jc w:val="center"/>
              <w:rPr>
                <w:rFonts w:cs="Times New Roman"/>
                <w:sz w:val="16"/>
                <w:szCs w:val="16"/>
              </w:rPr>
            </w:pPr>
            <w:r w:rsidRPr="00A3285A">
              <w:rPr>
                <w:rFonts w:cs="Times New Roman"/>
                <w:color w:val="000000"/>
                <w:sz w:val="16"/>
                <w:szCs w:val="16"/>
              </w:rPr>
              <w:t>3.2</w:t>
            </w:r>
          </w:p>
        </w:tc>
      </w:tr>
      <w:tr w:rsidR="00A3285A" w:rsidRPr="00A3285A" w14:paraId="6B4EDBF9" w14:textId="77777777" w:rsidTr="00A3285A">
        <w:trPr>
          <w:trHeight w:val="222"/>
        </w:trPr>
        <w:tc>
          <w:tcPr>
            <w:tcW w:w="1341" w:type="dxa"/>
          </w:tcPr>
          <w:p w14:paraId="640DF9B8"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HON</w:t>
            </w:r>
          </w:p>
        </w:tc>
        <w:tc>
          <w:tcPr>
            <w:tcW w:w="1559" w:type="dxa"/>
          </w:tcPr>
          <w:p w14:paraId="0731FDB6" w14:textId="5904E93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361" w:type="dxa"/>
          </w:tcPr>
          <w:p w14:paraId="23DED7E1" w14:textId="7DFA18D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0.4</w:t>
            </w:r>
          </w:p>
        </w:tc>
        <w:tc>
          <w:tcPr>
            <w:tcW w:w="1350" w:type="dxa"/>
          </w:tcPr>
          <w:p w14:paraId="370CA563" w14:textId="2F9B88E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1.2</w:t>
            </w:r>
          </w:p>
        </w:tc>
        <w:tc>
          <w:tcPr>
            <w:tcW w:w="1231" w:type="dxa"/>
          </w:tcPr>
          <w:p w14:paraId="7B3187D9" w14:textId="65D799BE"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w:t>
            </w:r>
          </w:p>
        </w:tc>
        <w:tc>
          <w:tcPr>
            <w:tcW w:w="1115" w:type="dxa"/>
          </w:tcPr>
          <w:p w14:paraId="36359B93" w14:textId="6A73B1D7"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2.1</w:t>
            </w:r>
          </w:p>
        </w:tc>
        <w:tc>
          <w:tcPr>
            <w:tcW w:w="1115" w:type="dxa"/>
          </w:tcPr>
          <w:p w14:paraId="419E271A" w14:textId="3937547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4.1</w:t>
            </w:r>
          </w:p>
        </w:tc>
      </w:tr>
      <w:tr w:rsidR="00A3285A" w:rsidRPr="00A3285A" w14:paraId="1882E0FA" w14:textId="77777777" w:rsidTr="00A3285A">
        <w:trPr>
          <w:trHeight w:val="236"/>
        </w:trPr>
        <w:tc>
          <w:tcPr>
            <w:tcW w:w="1341" w:type="dxa"/>
          </w:tcPr>
          <w:p w14:paraId="4B59BCE4"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MAU</w:t>
            </w:r>
          </w:p>
        </w:tc>
        <w:tc>
          <w:tcPr>
            <w:tcW w:w="1559" w:type="dxa"/>
          </w:tcPr>
          <w:p w14:paraId="4CB06426" w14:textId="079B9700" w:rsidR="00A3285A" w:rsidRPr="00A3285A" w:rsidRDefault="00A3285A" w:rsidP="00A3285A">
            <w:pPr>
              <w:spacing w:line="240" w:lineRule="auto"/>
              <w:jc w:val="center"/>
              <w:rPr>
                <w:rFonts w:cs="Times New Roman"/>
                <w:sz w:val="16"/>
                <w:szCs w:val="16"/>
              </w:rPr>
            </w:pPr>
            <w:r w:rsidRPr="00A3285A">
              <w:rPr>
                <w:rFonts w:cs="Times New Roman"/>
                <w:sz w:val="16"/>
                <w:szCs w:val="16"/>
              </w:rPr>
              <w:t>3</w:t>
            </w:r>
          </w:p>
        </w:tc>
        <w:tc>
          <w:tcPr>
            <w:tcW w:w="1361" w:type="dxa"/>
          </w:tcPr>
          <w:p w14:paraId="25FEE02C" w14:textId="42D1B7C8"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350" w:type="dxa"/>
          </w:tcPr>
          <w:p w14:paraId="3DEAADB5" w14:textId="2A80BD1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2.3</w:t>
            </w:r>
          </w:p>
        </w:tc>
        <w:tc>
          <w:tcPr>
            <w:tcW w:w="1231" w:type="dxa"/>
          </w:tcPr>
          <w:p w14:paraId="6F16DBA8" w14:textId="00C1319B" w:rsidR="00A3285A" w:rsidRPr="00A3285A" w:rsidRDefault="00A3285A" w:rsidP="00A3285A">
            <w:pPr>
              <w:spacing w:line="240" w:lineRule="auto"/>
              <w:jc w:val="center"/>
              <w:rPr>
                <w:rFonts w:cs="Times New Roman"/>
                <w:sz w:val="16"/>
                <w:szCs w:val="16"/>
              </w:rPr>
            </w:pPr>
            <w:r w:rsidRPr="00A3285A">
              <w:rPr>
                <w:rFonts w:cs="Times New Roman"/>
                <w:sz w:val="16"/>
                <w:szCs w:val="16"/>
              </w:rPr>
              <w:t>2</w:t>
            </w:r>
          </w:p>
        </w:tc>
        <w:tc>
          <w:tcPr>
            <w:tcW w:w="1115" w:type="dxa"/>
          </w:tcPr>
          <w:p w14:paraId="5AF5B33E" w14:textId="009C415B"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0.8</w:t>
            </w:r>
          </w:p>
        </w:tc>
        <w:tc>
          <w:tcPr>
            <w:tcW w:w="1115" w:type="dxa"/>
          </w:tcPr>
          <w:p w14:paraId="1EEA2B11" w14:textId="2F20431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1.5</w:t>
            </w:r>
          </w:p>
        </w:tc>
      </w:tr>
      <w:tr w:rsidR="00A3285A" w:rsidRPr="00A3285A" w14:paraId="5F255E8D" w14:textId="77777777" w:rsidTr="00A3285A">
        <w:trPr>
          <w:trHeight w:val="222"/>
        </w:trPr>
        <w:tc>
          <w:tcPr>
            <w:tcW w:w="1341" w:type="dxa"/>
          </w:tcPr>
          <w:p w14:paraId="6FFD9A54"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POR</w:t>
            </w:r>
          </w:p>
        </w:tc>
        <w:tc>
          <w:tcPr>
            <w:tcW w:w="1559" w:type="dxa"/>
          </w:tcPr>
          <w:p w14:paraId="6F167B9A" w14:textId="4E8AE331"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w:t>
            </w:r>
          </w:p>
        </w:tc>
        <w:tc>
          <w:tcPr>
            <w:tcW w:w="1361" w:type="dxa"/>
          </w:tcPr>
          <w:p w14:paraId="4C90C326" w14:textId="3D0FB026"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w:t>
            </w:r>
          </w:p>
        </w:tc>
        <w:tc>
          <w:tcPr>
            <w:tcW w:w="1350" w:type="dxa"/>
          </w:tcPr>
          <w:p w14:paraId="689B5A8D" w14:textId="079FDC4C"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5.2</w:t>
            </w:r>
          </w:p>
        </w:tc>
        <w:tc>
          <w:tcPr>
            <w:tcW w:w="1231" w:type="dxa"/>
          </w:tcPr>
          <w:p w14:paraId="2AEDB395" w14:textId="455F838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115" w:type="dxa"/>
          </w:tcPr>
          <w:p w14:paraId="7C0F253B" w14:textId="3BC41D1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4.5</w:t>
            </w:r>
          </w:p>
        </w:tc>
        <w:tc>
          <w:tcPr>
            <w:tcW w:w="1115" w:type="dxa"/>
          </w:tcPr>
          <w:p w14:paraId="6C143AEC" w14:textId="21CD1A3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4.2</w:t>
            </w:r>
          </w:p>
        </w:tc>
      </w:tr>
      <w:tr w:rsidR="00A3285A" w:rsidRPr="00A3285A" w14:paraId="12F8EDB6" w14:textId="77777777" w:rsidTr="00A3285A">
        <w:trPr>
          <w:trHeight w:val="236"/>
        </w:trPr>
        <w:tc>
          <w:tcPr>
            <w:tcW w:w="1341" w:type="dxa"/>
          </w:tcPr>
          <w:p w14:paraId="37A939F0"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RAI</w:t>
            </w:r>
          </w:p>
        </w:tc>
        <w:tc>
          <w:tcPr>
            <w:tcW w:w="1559" w:type="dxa"/>
          </w:tcPr>
          <w:p w14:paraId="7220898C" w14:textId="31CF9177" w:rsidR="00A3285A" w:rsidRPr="00A3285A" w:rsidRDefault="00A3285A" w:rsidP="00A3285A">
            <w:pPr>
              <w:spacing w:line="240" w:lineRule="auto"/>
              <w:jc w:val="center"/>
              <w:rPr>
                <w:rFonts w:cs="Times New Roman"/>
                <w:sz w:val="16"/>
                <w:szCs w:val="16"/>
              </w:rPr>
            </w:pPr>
            <w:r w:rsidRPr="00A3285A">
              <w:rPr>
                <w:rFonts w:cs="Times New Roman"/>
                <w:sz w:val="16"/>
                <w:szCs w:val="16"/>
              </w:rPr>
              <w:t>5</w:t>
            </w:r>
          </w:p>
        </w:tc>
        <w:tc>
          <w:tcPr>
            <w:tcW w:w="1361" w:type="dxa"/>
          </w:tcPr>
          <w:p w14:paraId="6549A622" w14:textId="2E607B30"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9.8</w:t>
            </w:r>
          </w:p>
        </w:tc>
        <w:tc>
          <w:tcPr>
            <w:tcW w:w="1350" w:type="dxa"/>
          </w:tcPr>
          <w:p w14:paraId="5577644E" w14:textId="539132F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5.4</w:t>
            </w:r>
          </w:p>
        </w:tc>
        <w:tc>
          <w:tcPr>
            <w:tcW w:w="1231" w:type="dxa"/>
          </w:tcPr>
          <w:p w14:paraId="604FEB23" w14:textId="5A468DB4" w:rsidR="00A3285A" w:rsidRPr="00A3285A" w:rsidRDefault="00A3285A" w:rsidP="00A3285A">
            <w:pPr>
              <w:spacing w:line="240" w:lineRule="auto"/>
              <w:jc w:val="center"/>
              <w:rPr>
                <w:rFonts w:cs="Times New Roman"/>
                <w:sz w:val="16"/>
                <w:szCs w:val="16"/>
              </w:rPr>
            </w:pPr>
            <w:r w:rsidRPr="00A3285A">
              <w:rPr>
                <w:rFonts w:cs="Times New Roman"/>
                <w:sz w:val="16"/>
                <w:szCs w:val="16"/>
              </w:rPr>
              <w:t>3</w:t>
            </w:r>
          </w:p>
        </w:tc>
        <w:tc>
          <w:tcPr>
            <w:tcW w:w="1115" w:type="dxa"/>
          </w:tcPr>
          <w:p w14:paraId="74FC7FA5" w14:textId="61B12DC5"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3.2</w:t>
            </w:r>
          </w:p>
        </w:tc>
        <w:tc>
          <w:tcPr>
            <w:tcW w:w="1115" w:type="dxa"/>
          </w:tcPr>
          <w:p w14:paraId="15B9C64B" w14:textId="5E2043B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2.1</w:t>
            </w:r>
          </w:p>
        </w:tc>
      </w:tr>
      <w:tr w:rsidR="00A3285A" w:rsidRPr="00A3285A" w14:paraId="6D0C2322" w14:textId="77777777" w:rsidTr="00A3285A">
        <w:trPr>
          <w:trHeight w:val="222"/>
        </w:trPr>
        <w:tc>
          <w:tcPr>
            <w:tcW w:w="1341" w:type="dxa"/>
          </w:tcPr>
          <w:p w14:paraId="72C41703"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SAN</w:t>
            </w:r>
          </w:p>
        </w:tc>
        <w:tc>
          <w:tcPr>
            <w:tcW w:w="1559" w:type="dxa"/>
          </w:tcPr>
          <w:p w14:paraId="67B3BB42" w14:textId="52CC1B43"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361" w:type="dxa"/>
          </w:tcPr>
          <w:p w14:paraId="7523C5D7" w14:textId="0E9F74F2"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4.3</w:t>
            </w:r>
          </w:p>
        </w:tc>
        <w:tc>
          <w:tcPr>
            <w:tcW w:w="1350" w:type="dxa"/>
          </w:tcPr>
          <w:p w14:paraId="7869B466" w14:textId="7F434A0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5.4</w:t>
            </w:r>
          </w:p>
        </w:tc>
        <w:tc>
          <w:tcPr>
            <w:tcW w:w="1231" w:type="dxa"/>
          </w:tcPr>
          <w:p w14:paraId="0A3AB175" w14:textId="6F162958"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115" w:type="dxa"/>
          </w:tcPr>
          <w:p w14:paraId="08B6877C" w14:textId="19BBD350"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3.6</w:t>
            </w:r>
          </w:p>
        </w:tc>
        <w:tc>
          <w:tcPr>
            <w:tcW w:w="1115" w:type="dxa"/>
          </w:tcPr>
          <w:p w14:paraId="5D785971" w14:textId="6AC0CC0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6.7</w:t>
            </w:r>
          </w:p>
        </w:tc>
      </w:tr>
      <w:tr w:rsidR="00A3285A" w:rsidRPr="00A3285A" w14:paraId="658CC6A9" w14:textId="77777777" w:rsidTr="00A3285A">
        <w:trPr>
          <w:trHeight w:val="236"/>
        </w:trPr>
        <w:tc>
          <w:tcPr>
            <w:tcW w:w="1341" w:type="dxa"/>
          </w:tcPr>
          <w:p w14:paraId="05ACBC73"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TIF</w:t>
            </w:r>
          </w:p>
        </w:tc>
        <w:tc>
          <w:tcPr>
            <w:tcW w:w="1559" w:type="dxa"/>
          </w:tcPr>
          <w:p w14:paraId="4EC64D3C" w14:textId="2C766B97"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3</w:t>
            </w:r>
          </w:p>
        </w:tc>
        <w:tc>
          <w:tcPr>
            <w:tcW w:w="1361" w:type="dxa"/>
          </w:tcPr>
          <w:p w14:paraId="288DDF40" w14:textId="01924014"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0.2</w:t>
            </w:r>
          </w:p>
        </w:tc>
        <w:tc>
          <w:tcPr>
            <w:tcW w:w="1350" w:type="dxa"/>
          </w:tcPr>
          <w:p w14:paraId="65BA55AB" w14:textId="38D05B09"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231" w:type="dxa"/>
          </w:tcPr>
          <w:p w14:paraId="38755C89" w14:textId="4D671AF1"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w:t>
            </w:r>
          </w:p>
        </w:tc>
        <w:tc>
          <w:tcPr>
            <w:tcW w:w="1115" w:type="dxa"/>
          </w:tcPr>
          <w:p w14:paraId="096BBE54" w14:textId="0D8A786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0.2</w:t>
            </w:r>
          </w:p>
        </w:tc>
        <w:tc>
          <w:tcPr>
            <w:tcW w:w="1115" w:type="dxa"/>
          </w:tcPr>
          <w:p w14:paraId="057145BB" w14:textId="17FA2E9A"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-1.7</w:t>
            </w:r>
          </w:p>
        </w:tc>
      </w:tr>
      <w:tr w:rsidR="00A3285A" w:rsidRPr="00A3285A" w14:paraId="6D0716C5" w14:textId="77777777" w:rsidTr="00A3285A">
        <w:trPr>
          <w:trHeight w:val="222"/>
        </w:trPr>
        <w:tc>
          <w:tcPr>
            <w:tcW w:w="1341" w:type="dxa"/>
          </w:tcPr>
          <w:p w14:paraId="64AE3648" w14:textId="77777777" w:rsidR="00A3285A" w:rsidRPr="00A3285A" w:rsidRDefault="00A3285A" w:rsidP="00A3285A">
            <w:pPr>
              <w:spacing w:line="240" w:lineRule="auto"/>
              <w:jc w:val="center"/>
              <w:rPr>
                <w:rFonts w:cs="Times New Roman"/>
                <w:sz w:val="16"/>
                <w:szCs w:val="16"/>
              </w:rPr>
            </w:pPr>
            <w:r w:rsidRPr="00A3285A">
              <w:rPr>
                <w:rFonts w:cs="Times New Roman"/>
                <w:sz w:val="16"/>
                <w:szCs w:val="16"/>
              </w:rPr>
              <w:t>Average</w:t>
            </w:r>
          </w:p>
        </w:tc>
        <w:tc>
          <w:tcPr>
            <w:tcW w:w="1559" w:type="dxa"/>
          </w:tcPr>
          <w:p w14:paraId="0A654FC9" w14:textId="0A64AE64" w:rsidR="00A3285A" w:rsidRPr="00A3285A" w:rsidRDefault="00C43D60" w:rsidP="00A3285A">
            <w:pPr>
              <w:spacing w:line="240" w:lineRule="auto"/>
              <w:jc w:val="center"/>
              <w:rPr>
                <w:rFonts w:cs="Times New Roman"/>
                <w:sz w:val="16"/>
                <w:szCs w:val="16"/>
              </w:rPr>
            </w:pPr>
            <w:r>
              <w:rPr>
                <w:rFonts w:cs="Times New Roman"/>
                <w:sz w:val="16"/>
                <w:szCs w:val="16"/>
              </w:rPr>
              <w:t>4</w:t>
            </w:r>
          </w:p>
        </w:tc>
        <w:tc>
          <w:tcPr>
            <w:tcW w:w="1361" w:type="dxa"/>
          </w:tcPr>
          <w:p w14:paraId="6BB28D83" w14:textId="323F606D" w:rsidR="00A3285A" w:rsidRPr="00A3285A" w:rsidRDefault="00A3285A" w:rsidP="00A3285A">
            <w:pPr>
              <w:spacing w:line="240" w:lineRule="auto"/>
              <w:jc w:val="center"/>
              <w:rPr>
                <w:rFonts w:cs="Times New Roman"/>
                <w:sz w:val="16"/>
                <w:szCs w:val="16"/>
              </w:rPr>
            </w:pPr>
            <w:r w:rsidRPr="00A3285A">
              <w:rPr>
                <w:rFonts w:cs="Times New Roman"/>
                <w:sz w:val="16"/>
                <w:szCs w:val="16"/>
              </w:rPr>
              <w:t>3.8</w:t>
            </w:r>
          </w:p>
        </w:tc>
        <w:tc>
          <w:tcPr>
            <w:tcW w:w="1350" w:type="dxa"/>
          </w:tcPr>
          <w:p w14:paraId="3BEBBCF9" w14:textId="26B5DB5F" w:rsidR="00A3285A" w:rsidRPr="00A3285A" w:rsidRDefault="00A3285A" w:rsidP="00A3285A">
            <w:pPr>
              <w:spacing w:line="240" w:lineRule="auto"/>
              <w:jc w:val="center"/>
              <w:rPr>
                <w:rFonts w:cs="Times New Roman"/>
                <w:sz w:val="16"/>
                <w:szCs w:val="16"/>
              </w:rPr>
            </w:pPr>
            <w:r w:rsidRPr="00A3285A">
              <w:rPr>
                <w:rFonts w:cs="Times New Roman"/>
                <w:color w:val="000000"/>
                <w:sz w:val="16"/>
                <w:szCs w:val="16"/>
              </w:rPr>
              <w:t>2.8</w:t>
            </w:r>
          </w:p>
        </w:tc>
        <w:tc>
          <w:tcPr>
            <w:tcW w:w="1231" w:type="dxa"/>
          </w:tcPr>
          <w:p w14:paraId="5DBD62F7" w14:textId="5382DA6A" w:rsidR="00A3285A" w:rsidRPr="00A3285A" w:rsidRDefault="00C43D60" w:rsidP="00A3285A">
            <w:pPr>
              <w:spacing w:line="240" w:lineRule="auto"/>
              <w:jc w:val="center"/>
              <w:rPr>
                <w:rFonts w:cs="Times New Roman"/>
                <w:sz w:val="16"/>
                <w:szCs w:val="16"/>
              </w:rPr>
            </w:pPr>
            <w:r>
              <w:rPr>
                <w:rFonts w:cs="Times New Roman"/>
                <w:sz w:val="16"/>
                <w:szCs w:val="16"/>
              </w:rPr>
              <w:t>2</w:t>
            </w:r>
          </w:p>
        </w:tc>
        <w:tc>
          <w:tcPr>
            <w:tcW w:w="1115" w:type="dxa"/>
          </w:tcPr>
          <w:p w14:paraId="458A74A6" w14:textId="11B0A8B9" w:rsidR="00A3285A" w:rsidRPr="00A3285A" w:rsidRDefault="00A3285A" w:rsidP="00A3285A">
            <w:pPr>
              <w:spacing w:line="240" w:lineRule="auto"/>
              <w:jc w:val="center"/>
              <w:rPr>
                <w:rFonts w:cs="Times New Roman"/>
                <w:sz w:val="16"/>
                <w:szCs w:val="16"/>
              </w:rPr>
            </w:pPr>
            <w:r w:rsidRPr="00A3285A">
              <w:rPr>
                <w:rFonts w:cs="Times New Roman"/>
                <w:sz w:val="16"/>
                <w:szCs w:val="16"/>
              </w:rPr>
              <w:t>2.4</w:t>
            </w:r>
          </w:p>
        </w:tc>
        <w:tc>
          <w:tcPr>
            <w:tcW w:w="1115" w:type="dxa"/>
          </w:tcPr>
          <w:p w14:paraId="6BA9D2C1" w14:textId="4C7F43EC" w:rsidR="00A3285A" w:rsidRPr="00A3285A" w:rsidRDefault="00A3285A" w:rsidP="00A3285A">
            <w:pPr>
              <w:spacing w:line="240" w:lineRule="auto"/>
              <w:jc w:val="center"/>
              <w:rPr>
                <w:rFonts w:cs="Times New Roman"/>
                <w:sz w:val="16"/>
                <w:szCs w:val="16"/>
              </w:rPr>
            </w:pPr>
            <w:r w:rsidRPr="00A3285A">
              <w:rPr>
                <w:rFonts w:cs="Times New Roman"/>
                <w:sz w:val="16"/>
                <w:szCs w:val="16"/>
              </w:rPr>
              <w:t>2.9</w:t>
            </w:r>
          </w:p>
        </w:tc>
      </w:tr>
    </w:tbl>
    <w:p w14:paraId="4DDD9AA3" w14:textId="77777777" w:rsidR="00ED74D5" w:rsidRPr="00BF765F" w:rsidRDefault="00ED74D5" w:rsidP="00BF765F"/>
    <w:p w14:paraId="4383E53E" w14:textId="53EE5A82" w:rsidR="00C940D8" w:rsidRDefault="00BF765F" w:rsidP="00BF765F">
      <w:pPr>
        <w:pStyle w:val="Heading3"/>
      </w:pPr>
      <w:r>
        <w:t xml:space="preserve">Influential seasons on trend dynamics </w:t>
      </w:r>
    </w:p>
    <w:p w14:paraId="38830EAA" w14:textId="3838CF45" w:rsidR="00A3285A" w:rsidRPr="00A27493" w:rsidRDefault="00A3285A" w:rsidP="00A3285A">
      <w:pPr>
        <w:ind w:firstLine="720"/>
      </w:pPr>
      <w:r>
        <w:t xml:space="preserve">For SRP, the winter season (Dec - Feb) trends were generally lower than the annual fluxes indicating that winter SRP losses either mediated upward annual trends or strengthened downward annual trends. Alternatively, the summer season (Aug-Sep) trends were generally </w:t>
      </w:r>
      <w:r>
        <w:lastRenderedPageBreak/>
        <w:t xml:space="preserve">greater than the annual trend, indicating that summer SRP losses have been increasing across the basin and may be a driving force some the upward annual SRP trends in the WLEB. Additionally, the fall season (Oct – Nov) was also generally greater than annual trends, especially at the Blanchard and Maumee sites. With the size of the Maumee watershed, this which indicated that these were also drivers </w:t>
      </w:r>
      <w:proofErr w:type="gramStart"/>
      <w:r>
        <w:t>of  and</w:t>
      </w:r>
      <w:proofErr w:type="gramEnd"/>
      <w:r>
        <w:t xml:space="preserve"> spring (Mar – July) seasons </w:t>
      </w:r>
    </w:p>
    <w:p w14:paraId="4E23DB02" w14:textId="77777777" w:rsidR="0078110D" w:rsidRPr="00FA05EC" w:rsidRDefault="0078110D" w:rsidP="00FA05EC"/>
    <w:p w14:paraId="526A625C" w14:textId="07AFE261" w:rsidR="006976C7" w:rsidRPr="006976C7" w:rsidRDefault="00450C40" w:rsidP="00B24DA9">
      <w:pPr>
        <w:pStyle w:val="Heading2"/>
      </w:pPr>
      <w:commentRangeStart w:id="93"/>
      <w:r>
        <w:t>Nutrient Application Rules</w:t>
      </w:r>
    </w:p>
    <w:p w14:paraId="274ABF9A" w14:textId="77777777" w:rsidR="00B24DA9" w:rsidRDefault="00B24DA9" w:rsidP="00B24DA9">
      <w:pPr>
        <w:pStyle w:val="Heading2"/>
      </w:pPr>
      <w:r>
        <w:t>Potential influence of watershed characteristics</w:t>
      </w:r>
    </w:p>
    <w:p w14:paraId="77EB50DF" w14:textId="6F40E2D4" w:rsidR="005B122A" w:rsidRDefault="005B122A" w:rsidP="00B24DA9">
      <w:pPr>
        <w:pStyle w:val="Heading3"/>
      </w:pPr>
      <w:r w:rsidRPr="00B24DA9">
        <w:t>Blanchard</w:t>
      </w:r>
      <w:r>
        <w:t xml:space="preserve"> </w:t>
      </w:r>
    </w:p>
    <w:p w14:paraId="7AF88DE4" w14:textId="2F83411A" w:rsidR="00450C40" w:rsidRPr="00450C40" w:rsidRDefault="00450C40" w:rsidP="00450C40">
      <w:pPr>
        <w:pStyle w:val="Heading3"/>
      </w:pPr>
      <w:r>
        <w:t>Livestock populations in the counties</w:t>
      </w:r>
      <w:commentRangeEnd w:id="93"/>
      <w:r w:rsidR="001820D5">
        <w:rPr>
          <w:rStyle w:val="CommentReference"/>
          <w:rFonts w:eastAsiaTheme="minorHAnsi" w:cstheme="minorBidi"/>
        </w:rPr>
        <w:commentReference w:id="93"/>
      </w:r>
    </w:p>
    <w:p w14:paraId="37911A1F" w14:textId="77777777" w:rsidR="00BB60DF" w:rsidRPr="00BB60DF" w:rsidRDefault="00BB60DF" w:rsidP="00BB60DF"/>
    <w:p w14:paraId="15C25193" w14:textId="387BEBD3" w:rsidR="00C5354B" w:rsidRDefault="00BB60DF" w:rsidP="00BB60DF">
      <w:pPr>
        <w:pStyle w:val="Heading1"/>
      </w:pPr>
      <w:r>
        <w:t>Conclusion</w:t>
      </w:r>
    </w:p>
    <w:p w14:paraId="0512BCAC" w14:textId="77777777" w:rsidR="00134E80" w:rsidRPr="00134E80" w:rsidRDefault="00134E80" w:rsidP="00134E80"/>
    <w:p w14:paraId="4141AFF2" w14:textId="77777777" w:rsidR="00134E80" w:rsidRDefault="00134E80">
      <w:pPr>
        <w:rPr>
          <w:rFonts w:eastAsiaTheme="majorEastAsia" w:cstheme="majorBidi"/>
          <w:b/>
          <w:sz w:val="32"/>
          <w:szCs w:val="32"/>
        </w:rPr>
      </w:pPr>
      <w:r>
        <w:br w:type="page"/>
      </w:r>
    </w:p>
    <w:p w14:paraId="724C600D" w14:textId="77777777" w:rsidR="00134E80" w:rsidRDefault="00134E80" w:rsidP="00134E80">
      <w:pPr>
        <w:pStyle w:val="Heading1"/>
        <w:numPr>
          <w:ilvl w:val="0"/>
          <w:numId w:val="0"/>
        </w:numPr>
        <w:ind w:left="432" w:hanging="432"/>
      </w:pPr>
      <w:r>
        <w:lastRenderedPageBreak/>
        <w:t>References</w:t>
      </w:r>
    </w:p>
    <w:p w14:paraId="0C95552B" w14:textId="77777777" w:rsidR="00F91D78" w:rsidRPr="00F91D78" w:rsidRDefault="00001EA6" w:rsidP="00F91D78">
      <w:pPr>
        <w:pStyle w:val="EndNoteBibliography"/>
        <w:spacing w:after="0"/>
        <w:ind w:left="720" w:hanging="720"/>
      </w:pPr>
      <w:r>
        <w:rPr>
          <w:rFonts w:ascii="Calibri Light" w:hAnsi="Calibri Light" w:cs="Calibri Light"/>
        </w:rPr>
        <w:fldChar w:fldCharType="begin"/>
      </w:r>
      <w:r>
        <w:instrText xml:space="preserve"> ADDIN EN.REFLIST </w:instrText>
      </w:r>
      <w:r>
        <w:rPr>
          <w:rFonts w:ascii="Calibri Light" w:hAnsi="Calibri Light" w:cs="Calibri Light"/>
        </w:rPr>
        <w:fldChar w:fldCharType="separate"/>
      </w:r>
      <w:r w:rsidR="00F91D78" w:rsidRPr="00F91D78">
        <w:t xml:space="preserve">Annex 4. (2015). </w:t>
      </w:r>
      <w:r w:rsidR="00F91D78" w:rsidRPr="00F91D78">
        <w:rPr>
          <w:i/>
        </w:rPr>
        <w:t>Recommended phosphorus loading targets for Lake Erie. Annex 4 Objectives and Targets Task Team Final Report to the Nutrients Annex Subcommittee</w:t>
      </w:r>
      <w:r w:rsidR="00F91D78" w:rsidRPr="00F91D78">
        <w:t xml:space="preserve">. </w:t>
      </w:r>
    </w:p>
    <w:p w14:paraId="5F019275" w14:textId="63C6DAA2" w:rsidR="00F91D78" w:rsidRPr="00F91D78" w:rsidRDefault="00F91D78" w:rsidP="00F91D78">
      <w:pPr>
        <w:pStyle w:val="EndNoteBibliography"/>
        <w:spacing w:after="0"/>
        <w:ind w:left="720" w:hanging="720"/>
      </w:pPr>
      <w:r w:rsidRPr="00F91D78">
        <w:t xml:space="preserve">Baker, D. B., Confesor, R., Ewing, D. E., Johnson, L. T., Kramer, J. W., &amp; Merryfield, B. J. (2014). Phosphorus loading to Lake Erie from the Maumee, Sandusky and Cuyahoga rivers: The importance of bioavailability. </w:t>
      </w:r>
      <w:r w:rsidRPr="00F91D78">
        <w:rPr>
          <w:i/>
        </w:rPr>
        <w:t>Journal of Great Lakes Research, 40</w:t>
      </w:r>
      <w:r w:rsidRPr="00F91D78">
        <w:t>(3), 502-517. doi:</w:t>
      </w:r>
      <w:hyperlink r:id="rId14" w:history="1">
        <w:r w:rsidRPr="00F91D78">
          <w:rPr>
            <w:rStyle w:val="Hyperlink"/>
          </w:rPr>
          <w:t>https://doi.org/10.1016/j.jglr.2014.05.001</w:t>
        </w:r>
      </w:hyperlink>
    </w:p>
    <w:p w14:paraId="3D7DC04A" w14:textId="5C3F8822" w:rsidR="00F91D78" w:rsidRPr="00F91D78" w:rsidRDefault="00F91D78" w:rsidP="00F91D78">
      <w:pPr>
        <w:pStyle w:val="EndNoteBibliography"/>
        <w:spacing w:after="0"/>
        <w:ind w:left="720" w:hanging="720"/>
      </w:pPr>
      <w:r w:rsidRPr="00F91D78">
        <w:t xml:space="preserve">Choquette, A. F., Hirsch, R. M., Murphy, J. C., Johnson, L. T., &amp; Confesor, R. B. (2019). Tracking changes in nutrient delivery to western Lake Erie: Approaches to compensate for variability and trends in streamflow. </w:t>
      </w:r>
      <w:r w:rsidRPr="00F91D78">
        <w:rPr>
          <w:i/>
        </w:rPr>
        <w:t>Journal of Great Lakes Research, 45</w:t>
      </w:r>
      <w:r w:rsidRPr="00F91D78">
        <w:t>(1), 21-39. doi:</w:t>
      </w:r>
      <w:hyperlink r:id="rId15" w:history="1">
        <w:r w:rsidRPr="00F91D78">
          <w:rPr>
            <w:rStyle w:val="Hyperlink"/>
          </w:rPr>
          <w:t>https://doi.org/10.1016/j.jglr.2018.11.012</w:t>
        </w:r>
      </w:hyperlink>
    </w:p>
    <w:p w14:paraId="46F7D2E6" w14:textId="1EDA4B91" w:rsidR="00F91D78" w:rsidRPr="00F91D78" w:rsidRDefault="00F91D78" w:rsidP="00F91D78">
      <w:pPr>
        <w:pStyle w:val="EndNoteBibliography"/>
        <w:spacing w:after="0"/>
        <w:ind w:left="720" w:hanging="720"/>
      </w:pPr>
      <w:r w:rsidRPr="00F91D78">
        <w:t xml:space="preserve">Hicks, M. B., Crain, A. S., &amp; Segrest, N. G. (2023). </w:t>
      </w:r>
      <w:r w:rsidRPr="00F91D78">
        <w:rPr>
          <w:i/>
        </w:rPr>
        <w:t>Status and trends of total nitrogen and total phosphorus concentrations, loads, and yields in streams of Mississippi, water years 2008–18</w:t>
      </w:r>
      <w:r w:rsidRPr="00F91D78">
        <w:t xml:space="preserve"> (2023-5003). Retrieved from Reston, VA: </w:t>
      </w:r>
      <w:hyperlink r:id="rId16" w:history="1">
        <w:r w:rsidRPr="00F91D78">
          <w:rPr>
            <w:rStyle w:val="Hyperlink"/>
          </w:rPr>
          <w:t>http://pubs.er.usgs.gov/publication/sir20235003</w:t>
        </w:r>
      </w:hyperlink>
    </w:p>
    <w:p w14:paraId="35DD0A0A" w14:textId="6E8EB50B" w:rsidR="00F91D78" w:rsidRPr="00F91D78" w:rsidRDefault="00F91D78" w:rsidP="00F91D78">
      <w:pPr>
        <w:pStyle w:val="EndNoteBibliography"/>
        <w:spacing w:after="0"/>
        <w:ind w:left="720" w:hanging="720"/>
      </w:pPr>
      <w:r w:rsidRPr="00F91D78">
        <w:t xml:space="preserve">Hirsch, R. M., Archfield, S. A., &amp; De Cicco, L. A. (2015). A bootstrap method for estimating uncertainty of water quality trends. </w:t>
      </w:r>
      <w:r w:rsidRPr="00F91D78">
        <w:rPr>
          <w:i/>
        </w:rPr>
        <w:t>Environmental Modelling &amp; Software, 73</w:t>
      </w:r>
      <w:r w:rsidRPr="00F91D78">
        <w:t>, 148-166. doi:</w:t>
      </w:r>
      <w:hyperlink r:id="rId17" w:history="1">
        <w:r w:rsidRPr="00F91D78">
          <w:rPr>
            <w:rStyle w:val="Hyperlink"/>
          </w:rPr>
          <w:t>https://doi.org/10.1016/j.envsoft.2015.07.017</w:t>
        </w:r>
      </w:hyperlink>
    </w:p>
    <w:p w14:paraId="06C10047" w14:textId="1E9330B8" w:rsidR="00F91D78" w:rsidRPr="00F91D78" w:rsidRDefault="00F91D78" w:rsidP="00F91D78">
      <w:pPr>
        <w:pStyle w:val="EndNoteBibliography"/>
        <w:spacing w:after="0"/>
        <w:ind w:left="720" w:hanging="720"/>
      </w:pPr>
      <w:r w:rsidRPr="00F91D78">
        <w:t xml:space="preserve">Hirsch, R. M., Moyer, D. L., &amp; Archfield, S. A. (2010). Weighted Regressions on Time, Discharge, and Season (WRTDS), with an Application to Chesapeake Bay River Inputs1. </w:t>
      </w:r>
      <w:r w:rsidRPr="00F91D78">
        <w:rPr>
          <w:i/>
        </w:rPr>
        <w:t>JAWRA Journal of the American Water Resources Association, 46</w:t>
      </w:r>
      <w:r w:rsidRPr="00F91D78">
        <w:t>(5), 857-880. doi:</w:t>
      </w:r>
      <w:hyperlink r:id="rId18" w:history="1">
        <w:r w:rsidRPr="00F91D78">
          <w:rPr>
            <w:rStyle w:val="Hyperlink"/>
          </w:rPr>
          <w:t>https://doi.org/10.1111/j.1752-1688.2010.00482.x</w:t>
        </w:r>
      </w:hyperlink>
    </w:p>
    <w:p w14:paraId="6550861A" w14:textId="77777777" w:rsidR="00F91D78" w:rsidRPr="00F91D78" w:rsidRDefault="00F91D78" w:rsidP="00F91D78">
      <w:pPr>
        <w:pStyle w:val="EndNoteBibliography"/>
        <w:spacing w:after="0"/>
        <w:ind w:left="720" w:hanging="720"/>
      </w:pPr>
      <w:r w:rsidRPr="00F91D78">
        <w:t xml:space="preserve">Jarvie, H. P., Johnson, L. T., Sharpley, A. N., Smith, D. R., Baker, D. B., Bruulsema, T. W., &amp; Confesor, R. (2017). Increased Soluble Phosphorus Loads to Lake Erie: Unintended Consequences of Conservation Practices? </w:t>
      </w:r>
      <w:r w:rsidRPr="00F91D78">
        <w:rPr>
          <w:i/>
        </w:rPr>
        <w:t>J Environ Qual, 46</w:t>
      </w:r>
      <w:r w:rsidRPr="00F91D78">
        <w:t>(1), 123-132. doi:10.2134/jeq2016.07.0248</w:t>
      </w:r>
    </w:p>
    <w:p w14:paraId="7E38807D" w14:textId="77777777" w:rsidR="00F91D78" w:rsidRPr="00F91D78" w:rsidRDefault="00F91D78" w:rsidP="00F91D78">
      <w:pPr>
        <w:pStyle w:val="EndNoteBibliography"/>
        <w:spacing w:after="0"/>
        <w:ind w:left="720" w:hanging="720"/>
      </w:pPr>
      <w:r w:rsidRPr="00F91D78">
        <w:t xml:space="preserve">Kast, J. B., Apostel, A. M., Kalcic, M. M., Muenich, R. L., Dagnew, A., Long, C. M., . . . Martin, J. F. (2021). Source contribution to phosphorus loads from the Maumee River watershed to Lake Erie. </w:t>
      </w:r>
      <w:r w:rsidRPr="00F91D78">
        <w:rPr>
          <w:i/>
        </w:rPr>
        <w:t>J Environ Manage, 279</w:t>
      </w:r>
      <w:r w:rsidRPr="00F91D78">
        <w:t>, 111803. doi:10.1016/j.jenvman.2020.111803</w:t>
      </w:r>
    </w:p>
    <w:p w14:paraId="3FDB8436" w14:textId="77777777" w:rsidR="00F91D78" w:rsidRPr="00F91D78" w:rsidRDefault="00F91D78" w:rsidP="00F91D78">
      <w:pPr>
        <w:pStyle w:val="EndNoteBibliography"/>
        <w:spacing w:after="0"/>
        <w:ind w:left="720" w:hanging="720"/>
      </w:pPr>
      <w:r w:rsidRPr="00F91D78">
        <w:t xml:space="preserve">Michalak, A. M., Anderson, E. J., Beletsky, D., Boland, S., Bosch, N. S., Bridgeman, T. B., . . . Zagorski, M. A. (2013). Record-setting algal bloom in Lake Erie caused by agricultural and meteorological trends consistent with expected future conditions. </w:t>
      </w:r>
      <w:r w:rsidRPr="00F91D78">
        <w:rPr>
          <w:i/>
        </w:rPr>
        <w:t>Proc Natl Acad Sci U S A, 110</w:t>
      </w:r>
      <w:r w:rsidRPr="00F91D78">
        <w:t>(16), 6448-6452. doi:10.1073/pnas.1216006110</w:t>
      </w:r>
    </w:p>
    <w:p w14:paraId="7B7165DC" w14:textId="10AC8305" w:rsidR="00F91D78" w:rsidRPr="00F91D78" w:rsidRDefault="00F91D78" w:rsidP="00F91D78">
      <w:pPr>
        <w:pStyle w:val="EndNoteBibliography"/>
        <w:spacing w:after="0"/>
        <w:ind w:left="720" w:hanging="720"/>
      </w:pPr>
      <w:r w:rsidRPr="00F91D78">
        <w:t xml:space="preserve">NCWQR. (2022). </w:t>
      </w:r>
      <w:r w:rsidRPr="00F91D78">
        <w:rPr>
          <w:i/>
        </w:rPr>
        <w:t>Heidelberg Tributary Loading Program (HTLP) Dataset</w:t>
      </w:r>
      <w:r w:rsidRPr="00F91D78">
        <w:t xml:space="preserve">. Retrieved from: </w:t>
      </w:r>
      <w:hyperlink r:id="rId19" w:history="1">
        <w:r w:rsidRPr="00F91D78">
          <w:rPr>
            <w:rStyle w:val="Hyperlink"/>
          </w:rPr>
          <w:t>https://doi.org/10.5281/zenodo.6606950</w:t>
        </w:r>
      </w:hyperlink>
    </w:p>
    <w:p w14:paraId="4AE3712B" w14:textId="401082CF" w:rsidR="00F91D78" w:rsidRPr="00F91D78" w:rsidRDefault="00F91D78" w:rsidP="00F91D78">
      <w:pPr>
        <w:pStyle w:val="EndNoteBibliography"/>
        <w:spacing w:after="0"/>
        <w:ind w:left="720" w:hanging="720"/>
      </w:pPr>
      <w:r w:rsidRPr="00F91D78">
        <w:t xml:space="preserve">R Core Team. (2022). R: A Language and Environment for Statistical Computing (Version 4.1.3). Vienna, Austria: R Foundation for Statistical Computing. Retrieved from </w:t>
      </w:r>
      <w:hyperlink r:id="rId20" w:history="1">
        <w:r w:rsidRPr="00F91D78">
          <w:rPr>
            <w:rStyle w:val="Hyperlink"/>
          </w:rPr>
          <w:t>https://www.R-project.org/</w:t>
        </w:r>
      </w:hyperlink>
    </w:p>
    <w:p w14:paraId="1D968264" w14:textId="7F30A8E8" w:rsidR="00F91D78" w:rsidRPr="00F91D78" w:rsidRDefault="00F91D78" w:rsidP="00F91D78">
      <w:pPr>
        <w:pStyle w:val="EndNoteBibliography"/>
        <w:spacing w:after="0"/>
        <w:ind w:left="720" w:hanging="720"/>
      </w:pPr>
      <w:r w:rsidRPr="00F91D78">
        <w:t xml:space="preserve">Rowland, F. E., Stow, C. A., Johnson, L. T., &amp; Hirsch, R. M. (2021). Lake Erie tributary nutrient trend evaluation: Normalizing concentrations and loads to reduce flow variability. </w:t>
      </w:r>
      <w:r w:rsidRPr="00F91D78">
        <w:rPr>
          <w:i/>
        </w:rPr>
        <w:t>Ecological Indicators, 125</w:t>
      </w:r>
      <w:r w:rsidRPr="00F91D78">
        <w:t>, 107601. doi:</w:t>
      </w:r>
      <w:hyperlink r:id="rId21" w:history="1">
        <w:r w:rsidRPr="00F91D78">
          <w:rPr>
            <w:rStyle w:val="Hyperlink"/>
          </w:rPr>
          <w:t>https://doi.org/10.1016/j.ecolind.2021.107601</w:t>
        </w:r>
      </w:hyperlink>
    </w:p>
    <w:p w14:paraId="3209E6CD" w14:textId="476E200D" w:rsidR="00F91D78" w:rsidRPr="00F91D78" w:rsidRDefault="00F91D78" w:rsidP="00F91D78">
      <w:pPr>
        <w:pStyle w:val="EndNoteBibliography"/>
        <w:spacing w:after="0"/>
        <w:ind w:left="720" w:hanging="720"/>
      </w:pPr>
      <w:r w:rsidRPr="00F91D78">
        <w:t xml:space="preserve">Scavia, D., David Allan, J., Arend, K. K., Bartell, S., Beletsky, D., Bosch, N. S., . . . Zhou, Y. (2014). Assessing and addressing the re-eutrophication of Lake Erie: Central basin </w:t>
      </w:r>
      <w:r w:rsidRPr="00F91D78">
        <w:lastRenderedPageBreak/>
        <w:t xml:space="preserve">hypoxia. </w:t>
      </w:r>
      <w:r w:rsidRPr="00F91D78">
        <w:rPr>
          <w:i/>
        </w:rPr>
        <w:t>Journal of Great Lakes Research, 40</w:t>
      </w:r>
      <w:r w:rsidRPr="00F91D78">
        <w:t>(2), 226-246. doi:</w:t>
      </w:r>
      <w:hyperlink r:id="rId22" w:history="1">
        <w:r w:rsidRPr="00F91D78">
          <w:rPr>
            <w:rStyle w:val="Hyperlink"/>
          </w:rPr>
          <w:t>https://doi.org/10.1016/j.jglr.2014.02.004</w:t>
        </w:r>
      </w:hyperlink>
    </w:p>
    <w:p w14:paraId="21860D42" w14:textId="77777777" w:rsidR="00F91D78" w:rsidRPr="00F91D78" w:rsidRDefault="00F91D78" w:rsidP="00F91D78">
      <w:pPr>
        <w:pStyle w:val="EndNoteBibliography"/>
        <w:spacing w:after="0"/>
        <w:ind w:left="720" w:hanging="720"/>
      </w:pPr>
      <w:r w:rsidRPr="00F91D78">
        <w:t xml:space="preserve">Smith, D. R., King, K. W., &amp; Williams, M. R. (2015). What is causing the harmful algal blooms in Lake Erie? </w:t>
      </w:r>
      <w:r w:rsidRPr="00F91D78">
        <w:rPr>
          <w:i/>
        </w:rPr>
        <w:t>Journal of Soil and Water Conservation, 70</w:t>
      </w:r>
      <w:r w:rsidRPr="00F91D78">
        <w:t>(2), 27A-29A. doi:10.2489/jswc.70.2.27A</w:t>
      </w:r>
    </w:p>
    <w:p w14:paraId="189054EE" w14:textId="77777777" w:rsidR="00F91D78" w:rsidRPr="00F91D78" w:rsidRDefault="00F91D78" w:rsidP="00F91D78">
      <w:pPr>
        <w:pStyle w:val="EndNoteBibliography"/>
        <w:spacing w:after="0"/>
        <w:ind w:left="720" w:hanging="720"/>
      </w:pPr>
      <w:r w:rsidRPr="00F91D78">
        <w:t xml:space="preserve">Sprague, L. A., Hirsch, R. M., &amp; Aulenbach, B. T. (2011). Nitrate in the Mississippi River and Its Tributaries, 1980 to 2008: Are We Making Progress? </w:t>
      </w:r>
      <w:r w:rsidRPr="00F91D78">
        <w:rPr>
          <w:i/>
        </w:rPr>
        <w:t>Environmental science &amp; technology, 45</w:t>
      </w:r>
      <w:r w:rsidRPr="00F91D78">
        <w:t>(17), 7209-7216. doi:10.1021/es201221s</w:t>
      </w:r>
    </w:p>
    <w:p w14:paraId="14801A32" w14:textId="77777777" w:rsidR="00F91D78" w:rsidRPr="00F91D78" w:rsidRDefault="00F91D78" w:rsidP="00F91D78">
      <w:pPr>
        <w:pStyle w:val="EndNoteBibliography"/>
        <w:spacing w:after="0"/>
        <w:ind w:left="720" w:hanging="720"/>
      </w:pPr>
      <w:r w:rsidRPr="00F91D78">
        <w:t xml:space="preserve">Stackpoole, S., Sabo, R., Falcone, J., &amp; Sprague, L. (2021). Long-Term Mississippi River Trends Expose Shifts in the River Load Response to Watershed Nutrient Balances Between 1975 and 2017. </w:t>
      </w:r>
      <w:r w:rsidRPr="00F91D78">
        <w:rPr>
          <w:i/>
        </w:rPr>
        <w:t>Water Resour Res, 57</w:t>
      </w:r>
      <w:r w:rsidRPr="00F91D78">
        <w:t>(11), e2021WR030318. doi:10.1029/2021wr030318</w:t>
      </w:r>
    </w:p>
    <w:p w14:paraId="5B674F68" w14:textId="1CCB9C26" w:rsidR="00F91D78" w:rsidRPr="00F91D78" w:rsidRDefault="00F91D78" w:rsidP="00F91D78">
      <w:pPr>
        <w:pStyle w:val="EndNoteBibliography"/>
        <w:ind w:left="720" w:hanging="720"/>
      </w:pPr>
      <w:r w:rsidRPr="00F91D78">
        <w:t xml:space="preserve">USEPA. (2016). Governments of Canada and the United States Announce Phosphorus Reduction Targets of 40 percent to Improve Lake Erie Water Quality and Reduce Public Health Risk [Press release]. Retrieved from </w:t>
      </w:r>
      <w:hyperlink r:id="rId23" w:history="1">
        <w:r w:rsidRPr="00F91D78">
          <w:rPr>
            <w:rStyle w:val="Hyperlink"/>
          </w:rPr>
          <w:t>https://19january2017snapshot.epa.gov/newsreleases/governments-canada-and-united-states-announce-phosphorus-reduction-targets-40-percent_.html</w:t>
        </w:r>
      </w:hyperlink>
    </w:p>
    <w:p w14:paraId="4B5E1FDD" w14:textId="3E962DC4" w:rsidR="00494CFD" w:rsidRPr="00134E80" w:rsidRDefault="00001EA6" w:rsidP="00134E80">
      <w:r>
        <w:fldChar w:fldCharType="end"/>
      </w:r>
    </w:p>
    <w:sectPr w:rsidR="00494CFD" w:rsidRPr="00134E80" w:rsidSect="003B11E5">
      <w:footerReference w:type="default" r:id="rId2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9" w:author="Kamrath, Brock" w:date="2023-09-22T14:22:00Z" w:initials="KB">
    <w:p w14:paraId="0C1982D0" w14:textId="77777777" w:rsidR="00676083" w:rsidRDefault="00676083" w:rsidP="00952689">
      <w:pPr>
        <w:pStyle w:val="CommentText"/>
      </w:pPr>
      <w:r>
        <w:rPr>
          <w:rStyle w:val="CommentReference"/>
        </w:rPr>
        <w:annotationRef/>
      </w:r>
      <w:r>
        <w:t>Old figure -&gt; remove Chickasaw and Portage. Clip to 2009 to 2021</w:t>
      </w:r>
    </w:p>
  </w:comment>
  <w:comment w:id="90" w:author="Kamrath, Brock" w:date="2023-09-22T14:22:00Z" w:initials="KB">
    <w:p w14:paraId="3F5AE3DE" w14:textId="77777777" w:rsidR="00676083" w:rsidRDefault="00676083" w:rsidP="00676083">
      <w:pPr>
        <w:pStyle w:val="CommentText"/>
      </w:pPr>
      <w:r>
        <w:rPr>
          <w:rStyle w:val="CommentReference"/>
        </w:rPr>
        <w:annotationRef/>
      </w:r>
      <w:r>
        <w:t>Old figure -&gt; remove Chickasaw and Portage. Clip to 2009 to 2021</w:t>
      </w:r>
    </w:p>
  </w:comment>
  <w:comment w:id="91" w:author="Kamrath, Brock" w:date="2023-09-22T15:18:00Z" w:initials="KB">
    <w:p w14:paraId="4EE25F54" w14:textId="77777777" w:rsidR="00194D6B" w:rsidRDefault="00194D6B" w:rsidP="00BA1355">
      <w:pPr>
        <w:pStyle w:val="CommentText"/>
      </w:pPr>
      <w:r>
        <w:rPr>
          <w:rStyle w:val="CommentReference"/>
        </w:rPr>
        <w:annotationRef/>
      </w:r>
      <w:r>
        <w:t>Because I am using a comparison of rate of percent change (%/yr). I may need to add a qualifier statement that the actual change may be the same. For example, an increase from 1 kg/yr to 2 kg/yr is a 200% increase, but an increase from 2 kg/yr to 3 kg/yr is only a 50%.</w:t>
      </w:r>
    </w:p>
  </w:comment>
  <w:comment w:id="92" w:author="Kamrath, Brock" w:date="2023-09-22T15:58:00Z" w:initials="KB">
    <w:p w14:paraId="1D5D1835" w14:textId="77777777" w:rsidR="00FB4B72" w:rsidRDefault="00FB4B72" w:rsidP="008309DA">
      <w:pPr>
        <w:pStyle w:val="CommentText"/>
      </w:pPr>
      <w:r>
        <w:rPr>
          <w:rStyle w:val="CommentReference"/>
        </w:rPr>
        <w:annotationRef/>
      </w:r>
      <w:r>
        <w:t xml:space="preserve">Update with switched data (2009-2021 and not 2008-2022). I may also be able to make a single figure for this section and not have four tables. </w:t>
      </w:r>
    </w:p>
  </w:comment>
  <w:comment w:id="93" w:author="Kamrath, Brock" w:date="2023-09-22T14:49:00Z" w:initials="KB">
    <w:p w14:paraId="422ADC2B" w14:textId="50CE4EFA" w:rsidR="001820D5" w:rsidRDefault="001820D5" w:rsidP="00B66B54">
      <w:pPr>
        <w:pStyle w:val="CommentText"/>
      </w:pPr>
      <w:r>
        <w:rPr>
          <w:rStyle w:val="CommentReference"/>
        </w:rPr>
        <w:annotationRef/>
      </w:r>
      <w:r>
        <w:t>Potential additional discussion segments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1982D0" w15:done="0"/>
  <w15:commentEx w15:paraId="3F5AE3DE" w15:done="0"/>
  <w15:commentEx w15:paraId="4EE25F54" w15:done="0"/>
  <w15:commentEx w15:paraId="1D5D1835" w15:done="0"/>
  <w15:commentEx w15:paraId="422ADC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82193" w16cex:dateUtc="2023-09-22T18:22:00Z"/>
  <w16cex:commentExtensible w16cex:durableId="28B8219F" w16cex:dateUtc="2023-09-22T18:22:00Z"/>
  <w16cex:commentExtensible w16cex:durableId="28B82ED0" w16cex:dateUtc="2023-09-22T19:18:00Z"/>
  <w16cex:commentExtensible w16cex:durableId="28B83824" w16cex:dateUtc="2023-09-22T19:58:00Z"/>
  <w16cex:commentExtensible w16cex:durableId="28B82816" w16cex:dateUtc="2023-09-22T18: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1982D0" w16cid:durableId="28B82193"/>
  <w16cid:commentId w16cid:paraId="3F5AE3DE" w16cid:durableId="28B8219F"/>
  <w16cid:commentId w16cid:paraId="4EE25F54" w16cid:durableId="28B82ED0"/>
  <w16cid:commentId w16cid:paraId="1D5D1835" w16cid:durableId="28B83824"/>
  <w16cid:commentId w16cid:paraId="422ADC2B" w16cid:durableId="28B828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3DD8B0" w14:textId="77777777" w:rsidR="003B11E5" w:rsidRDefault="003B11E5" w:rsidP="003B11E5">
      <w:pPr>
        <w:spacing w:after="0" w:line="240" w:lineRule="auto"/>
      </w:pPr>
      <w:r>
        <w:separator/>
      </w:r>
    </w:p>
  </w:endnote>
  <w:endnote w:type="continuationSeparator" w:id="0">
    <w:p w14:paraId="6AA71B5D" w14:textId="77777777" w:rsidR="003B11E5" w:rsidRDefault="003B11E5" w:rsidP="003B1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165635"/>
      <w:docPartObj>
        <w:docPartGallery w:val="Page Numbers (Bottom of Page)"/>
        <w:docPartUnique/>
      </w:docPartObj>
    </w:sdtPr>
    <w:sdtEndPr>
      <w:rPr>
        <w:noProof/>
      </w:rPr>
    </w:sdtEndPr>
    <w:sdtContent>
      <w:p w14:paraId="50DE62C9" w14:textId="3D2666BD" w:rsidR="003B11E5" w:rsidRDefault="003B11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89F14F" w14:textId="77777777" w:rsidR="003B11E5" w:rsidRDefault="003B1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B2B79" w14:textId="77777777" w:rsidR="003B11E5" w:rsidRDefault="003B11E5" w:rsidP="003B11E5">
      <w:pPr>
        <w:spacing w:after="0" w:line="240" w:lineRule="auto"/>
      </w:pPr>
      <w:r>
        <w:separator/>
      </w:r>
    </w:p>
  </w:footnote>
  <w:footnote w:type="continuationSeparator" w:id="0">
    <w:p w14:paraId="7C3CECF4" w14:textId="77777777" w:rsidR="003B11E5" w:rsidRDefault="003B11E5" w:rsidP="003B1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E556B"/>
    <w:multiLevelType w:val="hybridMultilevel"/>
    <w:tmpl w:val="66983600"/>
    <w:lvl w:ilvl="0" w:tplc="C9D479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C82846"/>
    <w:multiLevelType w:val="hybridMultilevel"/>
    <w:tmpl w:val="682603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F07BB1"/>
    <w:multiLevelType w:val="hybridMultilevel"/>
    <w:tmpl w:val="04E4DE7C"/>
    <w:lvl w:ilvl="0" w:tplc="DB84032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764D91"/>
    <w:multiLevelType w:val="multilevel"/>
    <w:tmpl w:val="A31CE03E"/>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9E1072B"/>
    <w:multiLevelType w:val="hybridMultilevel"/>
    <w:tmpl w:val="798E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676968"/>
    <w:multiLevelType w:val="hybridMultilevel"/>
    <w:tmpl w:val="E85CB2EE"/>
    <w:lvl w:ilvl="0" w:tplc="96386F0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6687021">
    <w:abstractNumId w:val="0"/>
  </w:num>
  <w:num w:numId="2" w16cid:durableId="464931883">
    <w:abstractNumId w:val="5"/>
  </w:num>
  <w:num w:numId="3" w16cid:durableId="1885096375">
    <w:abstractNumId w:val="2"/>
  </w:num>
  <w:num w:numId="4" w16cid:durableId="1855727854">
    <w:abstractNumId w:val="3"/>
  </w:num>
  <w:num w:numId="5" w16cid:durableId="1705212517">
    <w:abstractNumId w:val="1"/>
  </w:num>
  <w:num w:numId="6" w16cid:durableId="6298189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an, Yongping">
    <w15:presenceInfo w15:providerId="AD" w15:userId="S::Yuan.Yongping@epa.gov::37da2079-3349-4740-abd1-18f7715f6821"/>
  </w15:person>
  <w15:person w15:author="Kamrath, Brock">
    <w15:presenceInfo w15:providerId="AD" w15:userId="S::Kamrath.Brock@epa.gov::d6f35aa0-c160-4858-b135-7dd45c79ea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trackRevisions/>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xf5p2xpuads9deaf5xvd2ri20s0at2spve5&quot;&gt;library&lt;record-ids&gt;&lt;item&gt;16859&lt;/item&gt;&lt;item&gt;16860&lt;/item&gt;&lt;item&gt;16865&lt;/item&gt;&lt;item&gt;16872&lt;/item&gt;&lt;item&gt;16875&lt;/item&gt;&lt;item&gt;16877&lt;/item&gt;&lt;item&gt;16888&lt;/item&gt;&lt;item&gt;16918&lt;/item&gt;&lt;item&gt;16924&lt;/item&gt;&lt;item&gt;16934&lt;/item&gt;&lt;item&gt;16954&lt;/item&gt;&lt;item&gt;16955&lt;/item&gt;&lt;item&gt;16956&lt;/item&gt;&lt;item&gt;16957&lt;/item&gt;&lt;item&gt;16958&lt;/item&gt;&lt;item&gt;16961&lt;/item&gt;&lt;item&gt;16962&lt;/item&gt;&lt;/record-ids&gt;&lt;/item&gt;&lt;/Libraries&gt;"/>
  </w:docVars>
  <w:rsids>
    <w:rsidRoot w:val="006028A4"/>
    <w:rsid w:val="00001EA6"/>
    <w:rsid w:val="00006456"/>
    <w:rsid w:val="00007012"/>
    <w:rsid w:val="00020458"/>
    <w:rsid w:val="00037B5E"/>
    <w:rsid w:val="00047F52"/>
    <w:rsid w:val="00060133"/>
    <w:rsid w:val="00072255"/>
    <w:rsid w:val="00093074"/>
    <w:rsid w:val="000B34CA"/>
    <w:rsid w:val="000C186C"/>
    <w:rsid w:val="00102BE0"/>
    <w:rsid w:val="00111D8F"/>
    <w:rsid w:val="0011336B"/>
    <w:rsid w:val="00116413"/>
    <w:rsid w:val="00134E80"/>
    <w:rsid w:val="00147BB0"/>
    <w:rsid w:val="001542C5"/>
    <w:rsid w:val="00171A81"/>
    <w:rsid w:val="00173DE2"/>
    <w:rsid w:val="001820D5"/>
    <w:rsid w:val="001870E0"/>
    <w:rsid w:val="00194D6B"/>
    <w:rsid w:val="001B429D"/>
    <w:rsid w:val="001B723E"/>
    <w:rsid w:val="001C2248"/>
    <w:rsid w:val="001F0266"/>
    <w:rsid w:val="001F43A8"/>
    <w:rsid w:val="001F4D6F"/>
    <w:rsid w:val="00237824"/>
    <w:rsid w:val="002400D7"/>
    <w:rsid w:val="00290695"/>
    <w:rsid w:val="002912E6"/>
    <w:rsid w:val="002A2836"/>
    <w:rsid w:val="002C165A"/>
    <w:rsid w:val="002C42A1"/>
    <w:rsid w:val="002E206E"/>
    <w:rsid w:val="002E468A"/>
    <w:rsid w:val="00305DBA"/>
    <w:rsid w:val="00346E5A"/>
    <w:rsid w:val="003546F8"/>
    <w:rsid w:val="00366CF2"/>
    <w:rsid w:val="003867D1"/>
    <w:rsid w:val="003A0EE8"/>
    <w:rsid w:val="003A52D0"/>
    <w:rsid w:val="003B11E5"/>
    <w:rsid w:val="003E477B"/>
    <w:rsid w:val="00417D68"/>
    <w:rsid w:val="00421381"/>
    <w:rsid w:val="004234A8"/>
    <w:rsid w:val="004349A8"/>
    <w:rsid w:val="00445C64"/>
    <w:rsid w:val="00450C40"/>
    <w:rsid w:val="004536A7"/>
    <w:rsid w:val="00465B43"/>
    <w:rsid w:val="00467D4F"/>
    <w:rsid w:val="0047363D"/>
    <w:rsid w:val="004935D5"/>
    <w:rsid w:val="00494CFD"/>
    <w:rsid w:val="004B532F"/>
    <w:rsid w:val="004B6DEC"/>
    <w:rsid w:val="004E5C0E"/>
    <w:rsid w:val="004F5794"/>
    <w:rsid w:val="0051067E"/>
    <w:rsid w:val="00512084"/>
    <w:rsid w:val="00527558"/>
    <w:rsid w:val="00552A1A"/>
    <w:rsid w:val="00555C60"/>
    <w:rsid w:val="005642F2"/>
    <w:rsid w:val="00581A5E"/>
    <w:rsid w:val="005968C7"/>
    <w:rsid w:val="005A62BC"/>
    <w:rsid w:val="005B122A"/>
    <w:rsid w:val="005D37F8"/>
    <w:rsid w:val="005D3F20"/>
    <w:rsid w:val="005E7D1F"/>
    <w:rsid w:val="005F0409"/>
    <w:rsid w:val="005F342D"/>
    <w:rsid w:val="005F39F8"/>
    <w:rsid w:val="006019F7"/>
    <w:rsid w:val="0060240F"/>
    <w:rsid w:val="006028A4"/>
    <w:rsid w:val="0061184F"/>
    <w:rsid w:val="00613B84"/>
    <w:rsid w:val="006326CF"/>
    <w:rsid w:val="00641E24"/>
    <w:rsid w:val="00662612"/>
    <w:rsid w:val="00665B3B"/>
    <w:rsid w:val="00670D45"/>
    <w:rsid w:val="00670DC4"/>
    <w:rsid w:val="00676083"/>
    <w:rsid w:val="0069319F"/>
    <w:rsid w:val="006976C7"/>
    <w:rsid w:val="006A238A"/>
    <w:rsid w:val="006C27DE"/>
    <w:rsid w:val="006C528F"/>
    <w:rsid w:val="006C5769"/>
    <w:rsid w:val="006D594B"/>
    <w:rsid w:val="006E2C1C"/>
    <w:rsid w:val="006F4FBA"/>
    <w:rsid w:val="00706694"/>
    <w:rsid w:val="0071425D"/>
    <w:rsid w:val="007251AF"/>
    <w:rsid w:val="0073503F"/>
    <w:rsid w:val="007634A4"/>
    <w:rsid w:val="0076435D"/>
    <w:rsid w:val="0078110D"/>
    <w:rsid w:val="007913DC"/>
    <w:rsid w:val="00796E8D"/>
    <w:rsid w:val="007A7929"/>
    <w:rsid w:val="007B792E"/>
    <w:rsid w:val="007C0466"/>
    <w:rsid w:val="007C6249"/>
    <w:rsid w:val="007D01A0"/>
    <w:rsid w:val="007E31AC"/>
    <w:rsid w:val="00814397"/>
    <w:rsid w:val="00817095"/>
    <w:rsid w:val="00817AB1"/>
    <w:rsid w:val="00823EFB"/>
    <w:rsid w:val="008278C5"/>
    <w:rsid w:val="00832C39"/>
    <w:rsid w:val="00837326"/>
    <w:rsid w:val="008547C1"/>
    <w:rsid w:val="0085588B"/>
    <w:rsid w:val="0086141C"/>
    <w:rsid w:val="00862EAA"/>
    <w:rsid w:val="00880B5B"/>
    <w:rsid w:val="00880CF0"/>
    <w:rsid w:val="008A7740"/>
    <w:rsid w:val="008E5555"/>
    <w:rsid w:val="008E6F55"/>
    <w:rsid w:val="009008CF"/>
    <w:rsid w:val="00914D50"/>
    <w:rsid w:val="00954666"/>
    <w:rsid w:val="0097545F"/>
    <w:rsid w:val="00987E2F"/>
    <w:rsid w:val="00990397"/>
    <w:rsid w:val="009A5F0C"/>
    <w:rsid w:val="009B472D"/>
    <w:rsid w:val="009B77B7"/>
    <w:rsid w:val="009C16DB"/>
    <w:rsid w:val="009E4B95"/>
    <w:rsid w:val="009F5F35"/>
    <w:rsid w:val="00A042A4"/>
    <w:rsid w:val="00A04BBD"/>
    <w:rsid w:val="00A21595"/>
    <w:rsid w:val="00A27493"/>
    <w:rsid w:val="00A3285A"/>
    <w:rsid w:val="00A37D55"/>
    <w:rsid w:val="00A45C64"/>
    <w:rsid w:val="00A4731C"/>
    <w:rsid w:val="00A649C8"/>
    <w:rsid w:val="00A651B3"/>
    <w:rsid w:val="00A9135C"/>
    <w:rsid w:val="00AB4E67"/>
    <w:rsid w:val="00AE17A6"/>
    <w:rsid w:val="00AF524C"/>
    <w:rsid w:val="00B0389C"/>
    <w:rsid w:val="00B04CD5"/>
    <w:rsid w:val="00B15190"/>
    <w:rsid w:val="00B249A0"/>
    <w:rsid w:val="00B24DA9"/>
    <w:rsid w:val="00B263E2"/>
    <w:rsid w:val="00B26DD2"/>
    <w:rsid w:val="00B26EFA"/>
    <w:rsid w:val="00B34DD4"/>
    <w:rsid w:val="00B3565A"/>
    <w:rsid w:val="00B40330"/>
    <w:rsid w:val="00B42235"/>
    <w:rsid w:val="00B63652"/>
    <w:rsid w:val="00B70EC6"/>
    <w:rsid w:val="00B9561A"/>
    <w:rsid w:val="00BA6480"/>
    <w:rsid w:val="00BB60DF"/>
    <w:rsid w:val="00BD0587"/>
    <w:rsid w:val="00BD53EA"/>
    <w:rsid w:val="00BE47A0"/>
    <w:rsid w:val="00BE736F"/>
    <w:rsid w:val="00BF4989"/>
    <w:rsid w:val="00BF765F"/>
    <w:rsid w:val="00C06BCB"/>
    <w:rsid w:val="00C073F9"/>
    <w:rsid w:val="00C21A9D"/>
    <w:rsid w:val="00C25BC8"/>
    <w:rsid w:val="00C32B3F"/>
    <w:rsid w:val="00C40FED"/>
    <w:rsid w:val="00C43D60"/>
    <w:rsid w:val="00C5354B"/>
    <w:rsid w:val="00C5674C"/>
    <w:rsid w:val="00C56C5D"/>
    <w:rsid w:val="00C76EE7"/>
    <w:rsid w:val="00C940D8"/>
    <w:rsid w:val="00CB1662"/>
    <w:rsid w:val="00CD2E89"/>
    <w:rsid w:val="00CD465B"/>
    <w:rsid w:val="00CE2459"/>
    <w:rsid w:val="00D0235F"/>
    <w:rsid w:val="00D150A7"/>
    <w:rsid w:val="00D22C5D"/>
    <w:rsid w:val="00D37403"/>
    <w:rsid w:val="00D4064D"/>
    <w:rsid w:val="00D44EA0"/>
    <w:rsid w:val="00D623F7"/>
    <w:rsid w:val="00D66B82"/>
    <w:rsid w:val="00D70C40"/>
    <w:rsid w:val="00D7414E"/>
    <w:rsid w:val="00D9268F"/>
    <w:rsid w:val="00DA0AC9"/>
    <w:rsid w:val="00DA5CCF"/>
    <w:rsid w:val="00DC044A"/>
    <w:rsid w:val="00DE55A7"/>
    <w:rsid w:val="00DE741D"/>
    <w:rsid w:val="00DF2E13"/>
    <w:rsid w:val="00E17E39"/>
    <w:rsid w:val="00E226F8"/>
    <w:rsid w:val="00E24710"/>
    <w:rsid w:val="00E42991"/>
    <w:rsid w:val="00E56AB6"/>
    <w:rsid w:val="00E83322"/>
    <w:rsid w:val="00E84107"/>
    <w:rsid w:val="00ED0138"/>
    <w:rsid w:val="00ED6FF0"/>
    <w:rsid w:val="00ED74D5"/>
    <w:rsid w:val="00EE6865"/>
    <w:rsid w:val="00EF075A"/>
    <w:rsid w:val="00F103F7"/>
    <w:rsid w:val="00F21C60"/>
    <w:rsid w:val="00F507B2"/>
    <w:rsid w:val="00F55E79"/>
    <w:rsid w:val="00F62E8C"/>
    <w:rsid w:val="00F737C3"/>
    <w:rsid w:val="00F91D78"/>
    <w:rsid w:val="00FA05EC"/>
    <w:rsid w:val="00FB4B72"/>
    <w:rsid w:val="00FB6C46"/>
    <w:rsid w:val="00FC32AF"/>
    <w:rsid w:val="00FC69DA"/>
    <w:rsid w:val="00FD7D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05378BE"/>
  <w15:chartTrackingRefBased/>
  <w15:docId w15:val="{F5883C0C-ED03-4E34-B4CA-7A1D0DD94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2AF"/>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BB60DF"/>
    <w:pPr>
      <w:keepNext/>
      <w:keepLines/>
      <w:numPr>
        <w:numId w:val="4"/>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C32AF"/>
    <w:pPr>
      <w:keepNext/>
      <w:keepLines/>
      <w:numPr>
        <w:ilvl w:val="1"/>
        <w:numId w:val="4"/>
      </w:numPr>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FC32AF"/>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BB60DF"/>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B60DF"/>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B60DF"/>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B60DF"/>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B60D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60D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2248"/>
    <w:pPr>
      <w:ind w:left="720"/>
      <w:contextualSpacing/>
    </w:pPr>
  </w:style>
  <w:style w:type="character" w:customStyle="1" w:styleId="Heading1Char">
    <w:name w:val="Heading 1 Char"/>
    <w:basedOn w:val="DefaultParagraphFont"/>
    <w:link w:val="Heading1"/>
    <w:uiPriority w:val="9"/>
    <w:rsid w:val="00BB60D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C32AF"/>
    <w:rPr>
      <w:rFonts w:ascii="Times New Roman" w:eastAsiaTheme="majorEastAsia" w:hAnsi="Times New Roman" w:cstheme="majorBidi"/>
      <w:sz w:val="26"/>
      <w:szCs w:val="26"/>
    </w:rPr>
  </w:style>
  <w:style w:type="table" w:styleId="TableGrid">
    <w:name w:val="Table Grid"/>
    <w:basedOn w:val="TableNormal"/>
    <w:uiPriority w:val="39"/>
    <w:rsid w:val="00B40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1EA6"/>
    <w:pPr>
      <w:spacing w:after="0" w:line="240" w:lineRule="auto"/>
      <w:contextualSpacing/>
    </w:pPr>
    <w:rPr>
      <w:rFonts w:ascii="Times New Roman Bold" w:eastAsiaTheme="majorEastAsia" w:hAnsi="Times New Roman Bold" w:cstheme="majorBidi"/>
      <w:b/>
      <w:smallCaps/>
      <w:spacing w:val="-10"/>
      <w:kern w:val="28"/>
      <w:sz w:val="36"/>
      <w:szCs w:val="56"/>
    </w:rPr>
  </w:style>
  <w:style w:type="character" w:customStyle="1" w:styleId="TitleChar">
    <w:name w:val="Title Char"/>
    <w:basedOn w:val="DefaultParagraphFont"/>
    <w:link w:val="Title"/>
    <w:uiPriority w:val="10"/>
    <w:rsid w:val="00001EA6"/>
    <w:rPr>
      <w:rFonts w:ascii="Times New Roman Bold" w:eastAsiaTheme="majorEastAsia" w:hAnsi="Times New Roman Bold" w:cstheme="majorBidi"/>
      <w:b/>
      <w:smallCaps/>
      <w:spacing w:val="-10"/>
      <w:kern w:val="28"/>
      <w:sz w:val="36"/>
      <w:szCs w:val="56"/>
    </w:rPr>
  </w:style>
  <w:style w:type="paragraph" w:customStyle="1" w:styleId="EndNoteBibliographyTitle">
    <w:name w:val="EndNote Bibliography Title"/>
    <w:basedOn w:val="Normal"/>
    <w:link w:val="EndNoteBibliographyTitleChar"/>
    <w:rsid w:val="00001EA6"/>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001EA6"/>
    <w:rPr>
      <w:rFonts w:ascii="Times New Roman" w:hAnsi="Times New Roman" w:cs="Times New Roman"/>
      <w:noProof/>
      <w:sz w:val="24"/>
    </w:rPr>
  </w:style>
  <w:style w:type="paragraph" w:customStyle="1" w:styleId="EndNoteBibliography">
    <w:name w:val="EndNote Bibliography"/>
    <w:basedOn w:val="Normal"/>
    <w:link w:val="EndNoteBibliographyChar"/>
    <w:rsid w:val="00001EA6"/>
    <w:pPr>
      <w:spacing w:line="240" w:lineRule="auto"/>
    </w:pPr>
    <w:rPr>
      <w:rFonts w:cs="Times New Roman"/>
      <w:noProof/>
    </w:rPr>
  </w:style>
  <w:style w:type="character" w:customStyle="1" w:styleId="EndNoteBibliographyChar">
    <w:name w:val="EndNote Bibliography Char"/>
    <w:basedOn w:val="DefaultParagraphFont"/>
    <w:link w:val="EndNoteBibliography"/>
    <w:rsid w:val="00001EA6"/>
    <w:rPr>
      <w:rFonts w:ascii="Times New Roman" w:hAnsi="Times New Roman" w:cs="Times New Roman"/>
      <w:noProof/>
      <w:sz w:val="24"/>
    </w:rPr>
  </w:style>
  <w:style w:type="character" w:styleId="Hyperlink">
    <w:name w:val="Hyperlink"/>
    <w:basedOn w:val="DefaultParagraphFont"/>
    <w:uiPriority w:val="99"/>
    <w:unhideWhenUsed/>
    <w:rsid w:val="00001EA6"/>
    <w:rPr>
      <w:color w:val="0563C1" w:themeColor="hyperlink"/>
      <w:u w:val="single"/>
    </w:rPr>
  </w:style>
  <w:style w:type="character" w:styleId="UnresolvedMention">
    <w:name w:val="Unresolved Mention"/>
    <w:basedOn w:val="DefaultParagraphFont"/>
    <w:uiPriority w:val="99"/>
    <w:semiHidden/>
    <w:unhideWhenUsed/>
    <w:rsid w:val="00001EA6"/>
    <w:rPr>
      <w:color w:val="605E5C"/>
      <w:shd w:val="clear" w:color="auto" w:fill="E1DFDD"/>
    </w:rPr>
  </w:style>
  <w:style w:type="character" w:customStyle="1" w:styleId="Heading3Char">
    <w:name w:val="Heading 3 Char"/>
    <w:basedOn w:val="DefaultParagraphFont"/>
    <w:link w:val="Heading3"/>
    <w:uiPriority w:val="9"/>
    <w:rsid w:val="00FC32AF"/>
    <w:rPr>
      <w:rFonts w:ascii="Times New Roman" w:eastAsiaTheme="majorEastAsia" w:hAnsi="Times New Roman" w:cstheme="majorBidi"/>
      <w:sz w:val="24"/>
      <w:szCs w:val="24"/>
    </w:rPr>
  </w:style>
  <w:style w:type="character" w:styleId="PlaceholderText">
    <w:name w:val="Placeholder Text"/>
    <w:basedOn w:val="DefaultParagraphFont"/>
    <w:uiPriority w:val="99"/>
    <w:semiHidden/>
    <w:rsid w:val="00B04CD5"/>
    <w:rPr>
      <w:color w:val="808080"/>
    </w:rPr>
  </w:style>
  <w:style w:type="paragraph" w:styleId="Caption">
    <w:name w:val="caption"/>
    <w:basedOn w:val="Normal"/>
    <w:next w:val="Normal"/>
    <w:uiPriority w:val="35"/>
    <w:unhideWhenUsed/>
    <w:qFormat/>
    <w:rsid w:val="005F0409"/>
    <w:pPr>
      <w:spacing w:after="200" w:line="240" w:lineRule="auto"/>
    </w:pPr>
    <w:rPr>
      <w:i/>
      <w:iCs/>
      <w:sz w:val="20"/>
      <w:szCs w:val="18"/>
    </w:rPr>
  </w:style>
  <w:style w:type="character" w:customStyle="1" w:styleId="Heading4Char">
    <w:name w:val="Heading 4 Char"/>
    <w:basedOn w:val="DefaultParagraphFont"/>
    <w:link w:val="Heading4"/>
    <w:uiPriority w:val="9"/>
    <w:semiHidden/>
    <w:rsid w:val="00BB60D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B60D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B60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B60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B60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60DF"/>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670D4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BE736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3B11E5"/>
  </w:style>
  <w:style w:type="paragraph" w:styleId="Header">
    <w:name w:val="header"/>
    <w:basedOn w:val="Normal"/>
    <w:link w:val="HeaderChar"/>
    <w:uiPriority w:val="99"/>
    <w:unhideWhenUsed/>
    <w:rsid w:val="003B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1E5"/>
    <w:rPr>
      <w:rFonts w:ascii="Times New Roman" w:hAnsi="Times New Roman"/>
      <w:sz w:val="24"/>
    </w:rPr>
  </w:style>
  <w:style w:type="paragraph" w:styleId="Footer">
    <w:name w:val="footer"/>
    <w:basedOn w:val="Normal"/>
    <w:link w:val="FooterChar"/>
    <w:uiPriority w:val="99"/>
    <w:unhideWhenUsed/>
    <w:rsid w:val="003B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1E5"/>
    <w:rPr>
      <w:rFonts w:ascii="Times New Roman" w:hAnsi="Times New Roman"/>
      <w:sz w:val="24"/>
    </w:rPr>
  </w:style>
  <w:style w:type="character" w:styleId="CommentReference">
    <w:name w:val="annotation reference"/>
    <w:basedOn w:val="DefaultParagraphFont"/>
    <w:uiPriority w:val="99"/>
    <w:semiHidden/>
    <w:unhideWhenUsed/>
    <w:rsid w:val="00676083"/>
    <w:rPr>
      <w:sz w:val="16"/>
      <w:szCs w:val="16"/>
    </w:rPr>
  </w:style>
  <w:style w:type="paragraph" w:styleId="CommentText">
    <w:name w:val="annotation text"/>
    <w:basedOn w:val="Normal"/>
    <w:link w:val="CommentTextChar"/>
    <w:uiPriority w:val="99"/>
    <w:unhideWhenUsed/>
    <w:rsid w:val="00676083"/>
    <w:pPr>
      <w:spacing w:line="240" w:lineRule="auto"/>
    </w:pPr>
    <w:rPr>
      <w:sz w:val="20"/>
      <w:szCs w:val="20"/>
    </w:rPr>
  </w:style>
  <w:style w:type="character" w:customStyle="1" w:styleId="CommentTextChar">
    <w:name w:val="Comment Text Char"/>
    <w:basedOn w:val="DefaultParagraphFont"/>
    <w:link w:val="CommentText"/>
    <w:uiPriority w:val="99"/>
    <w:rsid w:val="006760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76083"/>
    <w:rPr>
      <w:b/>
      <w:bCs/>
    </w:rPr>
  </w:style>
  <w:style w:type="character" w:customStyle="1" w:styleId="CommentSubjectChar">
    <w:name w:val="Comment Subject Char"/>
    <w:basedOn w:val="CommentTextChar"/>
    <w:link w:val="CommentSubject"/>
    <w:uiPriority w:val="99"/>
    <w:semiHidden/>
    <w:rsid w:val="00676083"/>
    <w:rPr>
      <w:rFonts w:ascii="Times New Roman" w:hAnsi="Times New Roman"/>
      <w:b/>
      <w:bCs/>
      <w:sz w:val="20"/>
      <w:szCs w:val="20"/>
    </w:rPr>
  </w:style>
  <w:style w:type="paragraph" w:styleId="Revision">
    <w:name w:val="Revision"/>
    <w:hidden/>
    <w:uiPriority w:val="99"/>
    <w:semiHidden/>
    <w:rsid w:val="006C576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41254">
      <w:bodyDiv w:val="1"/>
      <w:marLeft w:val="0"/>
      <w:marRight w:val="0"/>
      <w:marTop w:val="0"/>
      <w:marBottom w:val="0"/>
      <w:divBdr>
        <w:top w:val="none" w:sz="0" w:space="0" w:color="auto"/>
        <w:left w:val="none" w:sz="0" w:space="0" w:color="auto"/>
        <w:bottom w:val="none" w:sz="0" w:space="0" w:color="auto"/>
        <w:right w:val="none" w:sz="0" w:space="0" w:color="auto"/>
      </w:divBdr>
    </w:div>
    <w:div w:id="41101715">
      <w:bodyDiv w:val="1"/>
      <w:marLeft w:val="0"/>
      <w:marRight w:val="0"/>
      <w:marTop w:val="0"/>
      <w:marBottom w:val="0"/>
      <w:divBdr>
        <w:top w:val="none" w:sz="0" w:space="0" w:color="auto"/>
        <w:left w:val="none" w:sz="0" w:space="0" w:color="auto"/>
        <w:bottom w:val="none" w:sz="0" w:space="0" w:color="auto"/>
        <w:right w:val="none" w:sz="0" w:space="0" w:color="auto"/>
      </w:divBdr>
    </w:div>
    <w:div w:id="294217573">
      <w:bodyDiv w:val="1"/>
      <w:marLeft w:val="0"/>
      <w:marRight w:val="0"/>
      <w:marTop w:val="0"/>
      <w:marBottom w:val="0"/>
      <w:divBdr>
        <w:top w:val="none" w:sz="0" w:space="0" w:color="auto"/>
        <w:left w:val="none" w:sz="0" w:space="0" w:color="auto"/>
        <w:bottom w:val="none" w:sz="0" w:space="0" w:color="auto"/>
        <w:right w:val="none" w:sz="0" w:space="0" w:color="auto"/>
      </w:divBdr>
    </w:div>
    <w:div w:id="440955908">
      <w:bodyDiv w:val="1"/>
      <w:marLeft w:val="0"/>
      <w:marRight w:val="0"/>
      <w:marTop w:val="0"/>
      <w:marBottom w:val="0"/>
      <w:divBdr>
        <w:top w:val="none" w:sz="0" w:space="0" w:color="auto"/>
        <w:left w:val="none" w:sz="0" w:space="0" w:color="auto"/>
        <w:bottom w:val="none" w:sz="0" w:space="0" w:color="auto"/>
        <w:right w:val="none" w:sz="0" w:space="0" w:color="auto"/>
      </w:divBdr>
    </w:div>
    <w:div w:id="518087269">
      <w:bodyDiv w:val="1"/>
      <w:marLeft w:val="0"/>
      <w:marRight w:val="0"/>
      <w:marTop w:val="0"/>
      <w:marBottom w:val="0"/>
      <w:divBdr>
        <w:top w:val="none" w:sz="0" w:space="0" w:color="auto"/>
        <w:left w:val="none" w:sz="0" w:space="0" w:color="auto"/>
        <w:bottom w:val="none" w:sz="0" w:space="0" w:color="auto"/>
        <w:right w:val="none" w:sz="0" w:space="0" w:color="auto"/>
      </w:divBdr>
    </w:div>
    <w:div w:id="530730630">
      <w:bodyDiv w:val="1"/>
      <w:marLeft w:val="0"/>
      <w:marRight w:val="0"/>
      <w:marTop w:val="0"/>
      <w:marBottom w:val="0"/>
      <w:divBdr>
        <w:top w:val="none" w:sz="0" w:space="0" w:color="auto"/>
        <w:left w:val="none" w:sz="0" w:space="0" w:color="auto"/>
        <w:bottom w:val="none" w:sz="0" w:space="0" w:color="auto"/>
        <w:right w:val="none" w:sz="0" w:space="0" w:color="auto"/>
      </w:divBdr>
    </w:div>
    <w:div w:id="601376709">
      <w:bodyDiv w:val="1"/>
      <w:marLeft w:val="0"/>
      <w:marRight w:val="0"/>
      <w:marTop w:val="0"/>
      <w:marBottom w:val="0"/>
      <w:divBdr>
        <w:top w:val="none" w:sz="0" w:space="0" w:color="auto"/>
        <w:left w:val="none" w:sz="0" w:space="0" w:color="auto"/>
        <w:bottom w:val="none" w:sz="0" w:space="0" w:color="auto"/>
        <w:right w:val="none" w:sz="0" w:space="0" w:color="auto"/>
      </w:divBdr>
    </w:div>
    <w:div w:id="657534987">
      <w:bodyDiv w:val="1"/>
      <w:marLeft w:val="0"/>
      <w:marRight w:val="0"/>
      <w:marTop w:val="0"/>
      <w:marBottom w:val="0"/>
      <w:divBdr>
        <w:top w:val="none" w:sz="0" w:space="0" w:color="auto"/>
        <w:left w:val="none" w:sz="0" w:space="0" w:color="auto"/>
        <w:bottom w:val="none" w:sz="0" w:space="0" w:color="auto"/>
        <w:right w:val="none" w:sz="0" w:space="0" w:color="auto"/>
      </w:divBdr>
    </w:div>
    <w:div w:id="666791710">
      <w:bodyDiv w:val="1"/>
      <w:marLeft w:val="0"/>
      <w:marRight w:val="0"/>
      <w:marTop w:val="0"/>
      <w:marBottom w:val="0"/>
      <w:divBdr>
        <w:top w:val="none" w:sz="0" w:space="0" w:color="auto"/>
        <w:left w:val="none" w:sz="0" w:space="0" w:color="auto"/>
        <w:bottom w:val="none" w:sz="0" w:space="0" w:color="auto"/>
        <w:right w:val="none" w:sz="0" w:space="0" w:color="auto"/>
      </w:divBdr>
    </w:div>
    <w:div w:id="688802575">
      <w:bodyDiv w:val="1"/>
      <w:marLeft w:val="0"/>
      <w:marRight w:val="0"/>
      <w:marTop w:val="0"/>
      <w:marBottom w:val="0"/>
      <w:divBdr>
        <w:top w:val="none" w:sz="0" w:space="0" w:color="auto"/>
        <w:left w:val="none" w:sz="0" w:space="0" w:color="auto"/>
        <w:bottom w:val="none" w:sz="0" w:space="0" w:color="auto"/>
        <w:right w:val="none" w:sz="0" w:space="0" w:color="auto"/>
      </w:divBdr>
    </w:div>
    <w:div w:id="872352619">
      <w:bodyDiv w:val="1"/>
      <w:marLeft w:val="0"/>
      <w:marRight w:val="0"/>
      <w:marTop w:val="0"/>
      <w:marBottom w:val="0"/>
      <w:divBdr>
        <w:top w:val="none" w:sz="0" w:space="0" w:color="auto"/>
        <w:left w:val="none" w:sz="0" w:space="0" w:color="auto"/>
        <w:bottom w:val="none" w:sz="0" w:space="0" w:color="auto"/>
        <w:right w:val="none" w:sz="0" w:space="0" w:color="auto"/>
      </w:divBdr>
    </w:div>
    <w:div w:id="1052578540">
      <w:bodyDiv w:val="1"/>
      <w:marLeft w:val="0"/>
      <w:marRight w:val="0"/>
      <w:marTop w:val="0"/>
      <w:marBottom w:val="0"/>
      <w:divBdr>
        <w:top w:val="none" w:sz="0" w:space="0" w:color="auto"/>
        <w:left w:val="none" w:sz="0" w:space="0" w:color="auto"/>
        <w:bottom w:val="none" w:sz="0" w:space="0" w:color="auto"/>
        <w:right w:val="none" w:sz="0" w:space="0" w:color="auto"/>
      </w:divBdr>
    </w:div>
    <w:div w:id="1089693109">
      <w:bodyDiv w:val="1"/>
      <w:marLeft w:val="0"/>
      <w:marRight w:val="0"/>
      <w:marTop w:val="0"/>
      <w:marBottom w:val="0"/>
      <w:divBdr>
        <w:top w:val="none" w:sz="0" w:space="0" w:color="auto"/>
        <w:left w:val="none" w:sz="0" w:space="0" w:color="auto"/>
        <w:bottom w:val="none" w:sz="0" w:space="0" w:color="auto"/>
        <w:right w:val="none" w:sz="0" w:space="0" w:color="auto"/>
      </w:divBdr>
    </w:div>
    <w:div w:id="1106000622">
      <w:bodyDiv w:val="1"/>
      <w:marLeft w:val="0"/>
      <w:marRight w:val="0"/>
      <w:marTop w:val="0"/>
      <w:marBottom w:val="0"/>
      <w:divBdr>
        <w:top w:val="none" w:sz="0" w:space="0" w:color="auto"/>
        <w:left w:val="none" w:sz="0" w:space="0" w:color="auto"/>
        <w:bottom w:val="none" w:sz="0" w:space="0" w:color="auto"/>
        <w:right w:val="none" w:sz="0" w:space="0" w:color="auto"/>
      </w:divBdr>
    </w:div>
    <w:div w:id="1146967521">
      <w:bodyDiv w:val="1"/>
      <w:marLeft w:val="0"/>
      <w:marRight w:val="0"/>
      <w:marTop w:val="0"/>
      <w:marBottom w:val="0"/>
      <w:divBdr>
        <w:top w:val="none" w:sz="0" w:space="0" w:color="auto"/>
        <w:left w:val="none" w:sz="0" w:space="0" w:color="auto"/>
        <w:bottom w:val="none" w:sz="0" w:space="0" w:color="auto"/>
        <w:right w:val="none" w:sz="0" w:space="0" w:color="auto"/>
      </w:divBdr>
    </w:div>
    <w:div w:id="1187983768">
      <w:bodyDiv w:val="1"/>
      <w:marLeft w:val="0"/>
      <w:marRight w:val="0"/>
      <w:marTop w:val="0"/>
      <w:marBottom w:val="0"/>
      <w:divBdr>
        <w:top w:val="none" w:sz="0" w:space="0" w:color="auto"/>
        <w:left w:val="none" w:sz="0" w:space="0" w:color="auto"/>
        <w:bottom w:val="none" w:sz="0" w:space="0" w:color="auto"/>
        <w:right w:val="none" w:sz="0" w:space="0" w:color="auto"/>
      </w:divBdr>
    </w:div>
    <w:div w:id="1202590732">
      <w:bodyDiv w:val="1"/>
      <w:marLeft w:val="0"/>
      <w:marRight w:val="0"/>
      <w:marTop w:val="0"/>
      <w:marBottom w:val="0"/>
      <w:divBdr>
        <w:top w:val="none" w:sz="0" w:space="0" w:color="auto"/>
        <w:left w:val="none" w:sz="0" w:space="0" w:color="auto"/>
        <w:bottom w:val="none" w:sz="0" w:space="0" w:color="auto"/>
        <w:right w:val="none" w:sz="0" w:space="0" w:color="auto"/>
      </w:divBdr>
    </w:div>
    <w:div w:id="1222016189">
      <w:bodyDiv w:val="1"/>
      <w:marLeft w:val="0"/>
      <w:marRight w:val="0"/>
      <w:marTop w:val="0"/>
      <w:marBottom w:val="0"/>
      <w:divBdr>
        <w:top w:val="none" w:sz="0" w:space="0" w:color="auto"/>
        <w:left w:val="none" w:sz="0" w:space="0" w:color="auto"/>
        <w:bottom w:val="none" w:sz="0" w:space="0" w:color="auto"/>
        <w:right w:val="none" w:sz="0" w:space="0" w:color="auto"/>
      </w:divBdr>
    </w:div>
    <w:div w:id="1239902713">
      <w:bodyDiv w:val="1"/>
      <w:marLeft w:val="0"/>
      <w:marRight w:val="0"/>
      <w:marTop w:val="0"/>
      <w:marBottom w:val="0"/>
      <w:divBdr>
        <w:top w:val="none" w:sz="0" w:space="0" w:color="auto"/>
        <w:left w:val="none" w:sz="0" w:space="0" w:color="auto"/>
        <w:bottom w:val="none" w:sz="0" w:space="0" w:color="auto"/>
        <w:right w:val="none" w:sz="0" w:space="0" w:color="auto"/>
      </w:divBdr>
    </w:div>
    <w:div w:id="1355882112">
      <w:bodyDiv w:val="1"/>
      <w:marLeft w:val="0"/>
      <w:marRight w:val="0"/>
      <w:marTop w:val="0"/>
      <w:marBottom w:val="0"/>
      <w:divBdr>
        <w:top w:val="none" w:sz="0" w:space="0" w:color="auto"/>
        <w:left w:val="none" w:sz="0" w:space="0" w:color="auto"/>
        <w:bottom w:val="none" w:sz="0" w:space="0" w:color="auto"/>
        <w:right w:val="none" w:sz="0" w:space="0" w:color="auto"/>
      </w:divBdr>
    </w:div>
    <w:div w:id="1440446226">
      <w:bodyDiv w:val="1"/>
      <w:marLeft w:val="0"/>
      <w:marRight w:val="0"/>
      <w:marTop w:val="0"/>
      <w:marBottom w:val="0"/>
      <w:divBdr>
        <w:top w:val="none" w:sz="0" w:space="0" w:color="auto"/>
        <w:left w:val="none" w:sz="0" w:space="0" w:color="auto"/>
        <w:bottom w:val="none" w:sz="0" w:space="0" w:color="auto"/>
        <w:right w:val="none" w:sz="0" w:space="0" w:color="auto"/>
      </w:divBdr>
    </w:div>
    <w:div w:id="1480728421">
      <w:bodyDiv w:val="1"/>
      <w:marLeft w:val="0"/>
      <w:marRight w:val="0"/>
      <w:marTop w:val="0"/>
      <w:marBottom w:val="0"/>
      <w:divBdr>
        <w:top w:val="none" w:sz="0" w:space="0" w:color="auto"/>
        <w:left w:val="none" w:sz="0" w:space="0" w:color="auto"/>
        <w:bottom w:val="none" w:sz="0" w:space="0" w:color="auto"/>
        <w:right w:val="none" w:sz="0" w:space="0" w:color="auto"/>
      </w:divBdr>
    </w:div>
    <w:div w:id="1795320906">
      <w:bodyDiv w:val="1"/>
      <w:marLeft w:val="0"/>
      <w:marRight w:val="0"/>
      <w:marTop w:val="0"/>
      <w:marBottom w:val="0"/>
      <w:divBdr>
        <w:top w:val="none" w:sz="0" w:space="0" w:color="auto"/>
        <w:left w:val="none" w:sz="0" w:space="0" w:color="auto"/>
        <w:bottom w:val="none" w:sz="0" w:space="0" w:color="auto"/>
        <w:right w:val="none" w:sz="0" w:space="0" w:color="auto"/>
      </w:divBdr>
    </w:div>
    <w:div w:id="1805348887">
      <w:bodyDiv w:val="1"/>
      <w:marLeft w:val="0"/>
      <w:marRight w:val="0"/>
      <w:marTop w:val="0"/>
      <w:marBottom w:val="0"/>
      <w:divBdr>
        <w:top w:val="none" w:sz="0" w:space="0" w:color="auto"/>
        <w:left w:val="none" w:sz="0" w:space="0" w:color="auto"/>
        <w:bottom w:val="none" w:sz="0" w:space="0" w:color="auto"/>
        <w:right w:val="none" w:sz="0" w:space="0" w:color="auto"/>
      </w:divBdr>
    </w:div>
    <w:div w:id="1933931086">
      <w:bodyDiv w:val="1"/>
      <w:marLeft w:val="0"/>
      <w:marRight w:val="0"/>
      <w:marTop w:val="0"/>
      <w:marBottom w:val="0"/>
      <w:divBdr>
        <w:top w:val="none" w:sz="0" w:space="0" w:color="auto"/>
        <w:left w:val="none" w:sz="0" w:space="0" w:color="auto"/>
        <w:bottom w:val="none" w:sz="0" w:space="0" w:color="auto"/>
        <w:right w:val="none" w:sz="0" w:space="0" w:color="auto"/>
      </w:divBdr>
    </w:div>
    <w:div w:id="1969117004">
      <w:bodyDiv w:val="1"/>
      <w:marLeft w:val="0"/>
      <w:marRight w:val="0"/>
      <w:marTop w:val="0"/>
      <w:marBottom w:val="0"/>
      <w:divBdr>
        <w:top w:val="none" w:sz="0" w:space="0" w:color="auto"/>
        <w:left w:val="none" w:sz="0" w:space="0" w:color="auto"/>
        <w:bottom w:val="none" w:sz="0" w:space="0" w:color="auto"/>
        <w:right w:val="none" w:sz="0" w:space="0" w:color="auto"/>
      </w:divBdr>
    </w:div>
    <w:div w:id="2007629865">
      <w:bodyDiv w:val="1"/>
      <w:marLeft w:val="0"/>
      <w:marRight w:val="0"/>
      <w:marTop w:val="0"/>
      <w:marBottom w:val="0"/>
      <w:divBdr>
        <w:top w:val="none" w:sz="0" w:space="0" w:color="auto"/>
        <w:left w:val="none" w:sz="0" w:space="0" w:color="auto"/>
        <w:bottom w:val="none" w:sz="0" w:space="0" w:color="auto"/>
        <w:right w:val="none" w:sz="0" w:space="0" w:color="auto"/>
      </w:divBdr>
    </w:div>
    <w:div w:id="2079597764">
      <w:bodyDiv w:val="1"/>
      <w:marLeft w:val="0"/>
      <w:marRight w:val="0"/>
      <w:marTop w:val="0"/>
      <w:marBottom w:val="0"/>
      <w:divBdr>
        <w:top w:val="none" w:sz="0" w:space="0" w:color="auto"/>
        <w:left w:val="none" w:sz="0" w:space="0" w:color="auto"/>
        <w:bottom w:val="none" w:sz="0" w:space="0" w:color="auto"/>
        <w:right w:val="none" w:sz="0" w:space="0" w:color="auto"/>
      </w:divBdr>
    </w:div>
    <w:div w:id="2094738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2.tiff"/><Relationship Id="rId18" Type="http://schemas.openxmlformats.org/officeDocument/2006/relationships/hyperlink" Target="https://doi.org/10.1111/j.1752-1688.2010.00482.x"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16/j.ecolind.2021.107601"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doi.org/10.1016/j.envsoft.2015.07.017"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ubs.er.usgs.gov/publication/sir20235003" TargetMode="External"/><Relationship Id="rId20"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1016/j.jglr.2018.11.012" TargetMode="External"/><Relationship Id="rId23" Type="http://schemas.openxmlformats.org/officeDocument/2006/relationships/hyperlink" Target="https://19january2017snapshot.epa.gov/newsreleases/governments-canada-and-united-states-announce-phosphorus-reduction-targets-40-percent_.html" TargetMode="External"/><Relationship Id="rId10" Type="http://schemas.microsoft.com/office/2011/relationships/commentsExtended" Target="commentsExtended.xml"/><Relationship Id="rId19" Type="http://schemas.openxmlformats.org/officeDocument/2006/relationships/hyperlink" Target="https://doi.org/10.5281/zenodo.660695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doi.org/10.1016/j.jglr.2014.05.001" TargetMode="External"/><Relationship Id="rId22" Type="http://schemas.openxmlformats.org/officeDocument/2006/relationships/hyperlink" Target="https://doi.org/10.1016/j.jglr.2014.02.004"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1CD32B-1DB0-4211-A763-727BF8D12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7315</Words>
  <Characters>41701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Kamrath, Brock</dc:creator>
  <cp:keywords/>
  <dc:description/>
  <cp:lastModifiedBy>Yuan, Yongping</cp:lastModifiedBy>
  <cp:revision>2</cp:revision>
  <cp:lastPrinted>2023-09-26T11:59:00Z</cp:lastPrinted>
  <dcterms:created xsi:type="dcterms:W3CDTF">2023-09-26T18:21:00Z</dcterms:created>
  <dcterms:modified xsi:type="dcterms:W3CDTF">2023-09-26T18:21:00Z</dcterms:modified>
</cp:coreProperties>
</file>